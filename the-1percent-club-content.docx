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9dkkgb4bo1t" w:id="0"/>
      <w:bookmarkEnd w:id="0"/>
      <w:r w:rsidDel="00000000" w:rsidR="00000000" w:rsidRPr="00000000">
        <w:rPr>
          <w:rFonts w:ascii="Arial" w:cs="Arial" w:eastAsia="Arial" w:hAnsi="Arial"/>
          <w:b w:val="0"/>
          <w:bCs w:val="0"/>
          <w:i w:val="0"/>
          <w:iCs w:val="0"/>
          <w:smallCaps w:val="0"/>
          <w:strike w:val="0"/>
          <w:color w:val="222222"/>
          <w:sz w:val="56"/>
          <w:szCs w:val="56"/>
          <w:u w:val="none"/>
          <w:shd w:fill="auto" w:val="clear"/>
          <w:vertAlign w:val="baseline"/>
          <w:rtl w:val="0"/>
        </w:rPr>
        <w:t xml:space="preserve">Game content Doc</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9c7a1e"/>
          <w:sz w:val="18"/>
          <w:szCs w:val="18"/>
          <w:rtl w:val="0"/>
        </w:rPr>
        <w:t xml:space="preserve">CONTENT DOCUMENT  ·  FOR REVIEW</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b w:val="1"/>
          <w:bCs w:val="1"/>
          <w:color w:val="1a1a1a"/>
          <w:sz w:val="52"/>
          <w:szCs w:val="52"/>
          <w:rtl w:val="0"/>
        </w:rPr>
        <w:t xml:space="preserve">India Ke Top 1%</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color w:val="9c7a1e"/>
          <w:rtl w:val="0"/>
        </w:rPr>
        <w:t xml:space="preserve">The 1% Club  ·  every word players see and hear, plus all questions and answers</w:t>
      </w:r>
      <w:r w:rsidDel="00000000" w:rsidR="00000000" w:rsidRPr="00000000">
        <w:rPr>
          <w:rtl w:val="0"/>
        </w:rPr>
      </w:r>
    </w:p>
    <w:p w:rsidR="00000000" w:rsidDel="00000000" w:rsidP="00000000" w:rsidRDefault="00000000" w:rsidRPr="00000000" w14:paraId="00000005">
      <w:pPr>
        <w:pBdr>
          <w:bottom w:color="b8923a" w:space="6" w:sz="6" w:val="single"/>
        </w:pBdr>
        <w:spacing w:after="200" w:lineRule="auto"/>
        <w:rPr/>
      </w:pP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tl w:val="0"/>
        </w:rPr>
        <w:t xml:space="preserve">This document captures all of the on-screen text and spoken narration in the game, laid out the way a player moves through it, followed by every question in all three sets. It is meant for you to check and edit the wording. Developer and technical details have been deliberately left out.</w:t>
      </w:r>
    </w:p>
    <w:p w:rsidR="00000000" w:rsidDel="00000000" w:rsidP="00000000" w:rsidRDefault="00000000" w:rsidRPr="00000000" w14:paraId="00000007">
      <w:pPr>
        <w:pStyle w:val="Heading3"/>
        <w:rPr/>
      </w:pPr>
      <w:r w:rsidDel="00000000" w:rsidR="00000000" w:rsidRPr="00000000">
        <w:rPr>
          <w:rtl w:val="0"/>
        </w:rPr>
        <w:t xml:space="preserve">How to read this</w:t>
      </w:r>
    </w:p>
    <w:p w:rsidR="00000000" w:rsidDel="00000000" w:rsidP="00000000" w:rsidRDefault="00000000" w:rsidRPr="00000000" w14:paraId="00000008">
      <w:pPr>
        <w:numPr>
          <w:ilvl w:val="0"/>
          <w:numId w:val="1"/>
        </w:numPr>
        <w:spacing w:after="60" w:lineRule="auto"/>
        <w:ind w:left="460" w:hanging="260"/>
      </w:pPr>
      <w:r w:rsidDel="00000000" w:rsidR="00000000" w:rsidRPr="00000000">
        <w:rPr>
          <w:rtl w:val="0"/>
        </w:rPr>
        <w:t xml:space="preserve">Anything in {curly braces} is a value the game fills in automatically (a player's name, a live count, an amount of money). The wording around it is fixed copy you can change.</w:t>
      </w:r>
    </w:p>
    <w:p w:rsidR="00000000" w:rsidDel="00000000" w:rsidP="00000000" w:rsidRDefault="00000000" w:rsidRPr="00000000" w14:paraId="00000009">
      <w:pPr>
        <w:numPr>
          <w:ilvl w:val="0"/>
          <w:numId w:val="1"/>
        </w:numPr>
        <w:spacing w:after="60" w:lineRule="auto"/>
        <w:ind w:left="460" w:hanging="260"/>
      </w:pPr>
      <w:r w:rsidDel="00000000" w:rsidR="00000000" w:rsidRPr="00000000">
        <w:rPr>
          <w:rtl w:val="0"/>
        </w:rPr>
        <w:t xml:space="preserve">Text in quotation marks is the exact wording that appears on screen or is spoken aloud.</w:t>
      </w:r>
    </w:p>
    <w:p w:rsidR="00000000" w:rsidDel="00000000" w:rsidP="00000000" w:rsidRDefault="00000000" w:rsidRPr="00000000" w14:paraId="0000000A">
      <w:pPr>
        <w:numPr>
          <w:ilvl w:val="0"/>
          <w:numId w:val="1"/>
        </w:numPr>
        <w:spacing w:after="60" w:lineRule="auto"/>
        <w:ind w:left="460" w:hanging="260"/>
      </w:pPr>
      <w:r w:rsidDel="00000000" w:rsidR="00000000" w:rsidRPr="00000000">
        <w:rPr>
          <w:rtl w:val="0"/>
        </w:rPr>
        <w:t xml:space="preserve">The questions in Part 4 show the actual images used in the game.</w:t>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How the game flows</w:t>
      </w:r>
    </w:p>
    <w:p w:rsidR="00000000" w:rsidDel="00000000" w:rsidP="00000000" w:rsidRDefault="00000000" w:rsidRPr="00000000" w14:paraId="0000000D">
      <w:pPr>
        <w:numPr>
          <w:ilvl w:val="0"/>
          <w:numId w:val="1"/>
        </w:numPr>
        <w:spacing w:after="60" w:lineRule="auto"/>
        <w:ind w:left="460" w:hanging="260"/>
      </w:pPr>
      <w:r w:rsidDel="00000000" w:rsidR="00000000" w:rsidRPr="00000000">
        <w:rPr>
          <w:rtl w:val="0"/>
        </w:rPr>
        <w:t xml:space="preserve">Single player: a solo run that starts from the homepage.</w:t>
      </w:r>
    </w:p>
    <w:p w:rsidR="00000000" w:rsidDel="00000000" w:rsidP="00000000" w:rsidRDefault="00000000" w:rsidRPr="00000000" w14:paraId="0000000E">
      <w:pPr>
        <w:numPr>
          <w:ilvl w:val="0"/>
          <w:numId w:val="1"/>
        </w:numPr>
        <w:spacing w:after="60" w:lineRule="auto"/>
        <w:ind w:left="460" w:hanging="260"/>
      </w:pPr>
      <w:r w:rsidDel="00000000" w:rsidR="00000000" w:rsidRPr="00000000">
        <w:rPr>
          <w:rtl w:val="0"/>
        </w:rPr>
        <w:t xml:space="preserve">Multiplayer: a live room run by a host, with players competing and others watching.</w:t>
      </w:r>
    </w:p>
    <w:p w:rsidR="00000000" w:rsidDel="00000000" w:rsidP="00000000" w:rsidRDefault="00000000" w:rsidRPr="00000000" w14:paraId="0000000F">
      <w:pPr>
        <w:numPr>
          <w:ilvl w:val="0"/>
          <w:numId w:val="1"/>
        </w:numPr>
        <w:spacing w:after="60" w:lineRule="auto"/>
        <w:ind w:left="460" w:hanging="260"/>
      </w:pPr>
      <w:r w:rsidDel="00000000" w:rsidR="00000000" w:rsidRPr="00000000">
        <w:rPr>
          <w:rtl w:val="0"/>
        </w:rPr>
        <w:t xml:space="preserve">Host screen: the control screen the person running a live room uses (covered in Part 3).</w:t>
      </w:r>
    </w:p>
    <w:p w:rsidR="00000000" w:rsidDel="00000000" w:rsidP="00000000" w:rsidRDefault="00000000" w:rsidRPr="00000000" w14:paraId="00000010">
      <w:pPr>
        <w:numPr>
          <w:ilvl w:val="0"/>
          <w:numId w:val="1"/>
        </w:numPr>
        <w:spacing w:after="60" w:lineRule="auto"/>
        <w:ind w:left="460" w:hanging="260"/>
      </w:pPr>
      <w:r w:rsidDel="00000000" w:rsidR="00000000" w:rsidRPr="00000000">
        <w:rPr>
          <w:rtl w:val="0"/>
        </w:rPr>
        <w:t xml:space="preserve">Every game is 10 questions, shown from 90% down to 1%. Each question has a 30 second timer.</w:t>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Contents</w:t>
      </w:r>
    </w:p>
    <w:p w:rsidR="00000000" w:rsidDel="00000000" w:rsidP="00000000" w:rsidRDefault="00000000" w:rsidRPr="00000000" w14:paraId="00000013">
      <w:pPr>
        <w:spacing w:after="30" w:lineRule="auto"/>
        <w:rPr/>
      </w:pPr>
      <w:r w:rsidDel="00000000" w:rsidR="00000000" w:rsidRPr="00000000">
        <w:rPr>
          <w:rtl w:val="0"/>
        </w:rPr>
        <w:t xml:space="preserve">Part 1: Single-player experience</w:t>
      </w:r>
    </w:p>
    <w:p w:rsidR="00000000" w:rsidDel="00000000" w:rsidP="00000000" w:rsidRDefault="00000000" w:rsidRPr="00000000" w14:paraId="00000014">
      <w:pPr>
        <w:spacing w:after="30" w:lineRule="auto"/>
        <w:rPr/>
      </w:pPr>
      <w:r w:rsidDel="00000000" w:rsidR="00000000" w:rsidRPr="00000000">
        <w:rPr>
          <w:rtl w:val="0"/>
        </w:rPr>
        <w:t xml:space="preserve">Part 2: Live multiplayer experience</w:t>
      </w:r>
    </w:p>
    <w:p w:rsidR="00000000" w:rsidDel="00000000" w:rsidP="00000000" w:rsidRDefault="00000000" w:rsidRPr="00000000" w14:paraId="00000015">
      <w:pPr>
        <w:spacing w:after="30" w:lineRule="auto"/>
        <w:rPr/>
      </w:pPr>
      <w:r w:rsidDel="00000000" w:rsidR="00000000" w:rsidRPr="00000000">
        <w:rPr>
          <w:rtl w:val="0"/>
        </w:rPr>
        <w:t xml:space="preserve">Part 3: Host screen</w:t>
      </w:r>
    </w:p>
    <w:p w:rsidR="00000000" w:rsidDel="00000000" w:rsidP="00000000" w:rsidRDefault="00000000" w:rsidRPr="00000000" w14:paraId="00000016">
      <w:pPr>
        <w:spacing w:after="30" w:lineRule="auto"/>
        <w:rPr/>
      </w:pPr>
      <w:r w:rsidDel="00000000" w:rsidR="00000000" w:rsidRPr="00000000">
        <w:rPr>
          <w:rtl w:val="0"/>
        </w:rPr>
        <w:t xml:space="preserve">Part 4: Questions (Sets A, B and C)</w:t>
      </w:r>
    </w:p>
    <w:p w:rsidR="00000000" w:rsidDel="00000000" w:rsidP="00000000" w:rsidRDefault="00000000" w:rsidRPr="00000000" w14:paraId="00000017">
      <w:pPr>
        <w:pStyle w:val="Heading1"/>
        <w:rPr/>
      </w:pPr>
      <w:r w:rsidDel="00000000" w:rsidR="00000000" w:rsidRPr="00000000">
        <w:rPr>
          <w:rtl w:val="0"/>
        </w:rPr>
        <w:t xml:space="preserve">Part 1: Single-player experience</w:t>
      </w:r>
    </w:p>
    <w:p w:rsidR="00000000" w:rsidDel="00000000" w:rsidP="00000000" w:rsidRDefault="00000000" w:rsidRPr="00000000" w14:paraId="00000018">
      <w:pPr>
        <w:spacing w:after="100" w:lineRule="auto"/>
        <w:rPr/>
      </w:pPr>
      <w:r w:rsidDel="00000000" w:rsidR="00000000" w:rsidRPr="00000000">
        <w:rPr>
          <w:i w:val="1"/>
          <w:iCs w:val="1"/>
          <w:color w:val="6b6b6b"/>
          <w:rtl w:val="0"/>
        </w:rPr>
        <w:t xml:space="preserve">Screen by screen, the way a solo player moves through the game.</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1.1  Home and landing</w:t>
      </w:r>
    </w:p>
    <w:p w:rsidR="00000000" w:rsidDel="00000000" w:rsidP="00000000" w:rsidRDefault="00000000" w:rsidRPr="00000000" w14:paraId="0000001A">
      <w:pPr>
        <w:numPr>
          <w:ilvl w:val="0"/>
          <w:numId w:val="1"/>
        </w:numPr>
        <w:spacing w:after="60" w:lineRule="auto"/>
        <w:ind w:left="460" w:hanging="260"/>
      </w:pPr>
      <w:r w:rsidDel="00000000" w:rsidR="00000000" w:rsidRPr="00000000">
        <w:rPr>
          <w:rtl w:val="0"/>
        </w:rPr>
        <w:t xml:space="preserve">The home intro video plays (it has no text of its own).</w:t>
      </w:r>
    </w:p>
    <w:p w:rsidR="00000000" w:rsidDel="00000000" w:rsidP="00000000" w:rsidRDefault="00000000" w:rsidRPr="00000000" w14:paraId="0000001B">
      <w:pPr>
        <w:numPr>
          <w:ilvl w:val="0"/>
          <w:numId w:val="1"/>
        </w:numPr>
        <w:spacing w:after="60" w:lineRule="auto"/>
        <w:ind w:left="460" w:hanging="260"/>
      </w:pPr>
      <w:r w:rsidDel="00000000" w:rsidR="00000000" w:rsidRPr="00000000">
        <w:rPr>
          <w:b w:val="1"/>
          <w:bCs w:val="1"/>
          <w:rtl w:val="0"/>
        </w:rPr>
        <w:t xml:space="preserve">Enter button: </w:t>
      </w:r>
      <w:r w:rsidDel="00000000" w:rsidR="00000000" w:rsidRPr="00000000">
        <w:rPr>
          <w:rtl w:val="0"/>
        </w:rPr>
        <w:t xml:space="preserve">"Enter" (a circular gold button that fades in near the end of the intro video)</w:t>
      </w:r>
    </w:p>
    <w:p w:rsidR="00000000" w:rsidDel="00000000" w:rsidP="00000000" w:rsidRDefault="00000000" w:rsidRPr="00000000" w14:paraId="0000001C">
      <w:pPr>
        <w:numPr>
          <w:ilvl w:val="0"/>
          <w:numId w:val="1"/>
        </w:numPr>
        <w:spacing w:after="60" w:lineRule="auto"/>
        <w:ind w:left="460" w:hanging="260"/>
      </w:pPr>
      <w:r w:rsidDel="00000000" w:rsidR="00000000" w:rsidRPr="00000000">
        <w:rPr>
          <w:b w:val="1"/>
          <w:bCs w:val="1"/>
          <w:rtl w:val="0"/>
        </w:rPr>
        <w:t xml:space="preserve">While the logo loads: </w:t>
      </w:r>
      <w:r w:rsidDel="00000000" w:rsidR="00000000" w:rsidRPr="00000000">
        <w:rPr>
          <w:rtl w:val="0"/>
        </w:rPr>
        <w:t xml:space="preserve">"Loading the experience"</w:t>
      </w:r>
    </w:p>
    <w:p w:rsidR="00000000" w:rsidDel="00000000" w:rsidP="00000000" w:rsidRDefault="00000000" w:rsidRPr="00000000" w14:paraId="0000001D">
      <w:pPr>
        <w:pStyle w:val="Heading2"/>
        <w:rPr/>
      </w:pPr>
      <w:r w:rsidDel="00000000" w:rsidR="00000000" w:rsidRPr="00000000">
        <w:rPr>
          <w:rtl w:val="0"/>
        </w:rPr>
        <w:t xml:space="preserve">1.2  Welcome and teaser video</w:t>
      </w:r>
    </w:p>
    <w:p w:rsidR="00000000" w:rsidDel="00000000" w:rsidP="00000000" w:rsidRDefault="00000000" w:rsidRPr="00000000" w14:paraId="0000001E">
      <w:pPr>
        <w:numPr>
          <w:ilvl w:val="0"/>
          <w:numId w:val="1"/>
        </w:numPr>
        <w:spacing w:after="60" w:lineRule="auto"/>
        <w:ind w:left="460" w:hanging="260"/>
      </w:pPr>
      <w:r w:rsidDel="00000000" w:rsidR="00000000" w:rsidRPr="00000000">
        <w:rPr>
          <w:rtl w:val="0"/>
        </w:rPr>
        <w:t xml:space="preserve">The teaser video plays full screen.</w:t>
      </w:r>
    </w:p>
    <w:p w:rsidR="00000000" w:rsidDel="00000000" w:rsidP="00000000" w:rsidRDefault="00000000" w:rsidRPr="00000000" w14:paraId="0000001F">
      <w:pPr>
        <w:numPr>
          <w:ilvl w:val="0"/>
          <w:numId w:val="1"/>
        </w:numPr>
        <w:spacing w:after="60" w:lineRule="auto"/>
        <w:ind w:left="460" w:hanging="260"/>
      </w:pPr>
      <w:r w:rsidDel="00000000" w:rsidR="00000000" w:rsidRPr="00000000">
        <w:rPr>
          <w:b w:val="1"/>
          <w:bCs w:val="1"/>
          <w:rtl w:val="0"/>
        </w:rPr>
        <w:t xml:space="preserve">Skip control: </w:t>
      </w:r>
      <w:r w:rsidDel="00000000" w:rsidR="00000000" w:rsidRPr="00000000">
        <w:rPr>
          <w:rtl w:val="0"/>
        </w:rPr>
        <w:t xml:space="preserve">"Skip"</w:t>
      </w:r>
    </w:p>
    <w:p w:rsidR="00000000" w:rsidDel="00000000" w:rsidP="00000000" w:rsidRDefault="00000000" w:rsidRPr="00000000" w14:paraId="00000020">
      <w:pPr>
        <w:pStyle w:val="Heading2"/>
        <w:rPr/>
      </w:pPr>
      <w:r w:rsidDel="00000000" w:rsidR="00000000" w:rsidRPr="00000000">
        <w:rPr>
          <w:rtl w:val="0"/>
        </w:rPr>
        <w:t xml:space="preserve">1.3  Registration: Enter </w:t>
      </w:r>
      <w:ins w:author="Stuti Srivastava" w:id="0" w:date="2026-06-23T20:02:11Z">
        <w:r w:rsidDel="00000000" w:rsidR="00000000" w:rsidRPr="00000000">
          <w:rPr>
            <w:rtl w:val="0"/>
          </w:rPr>
          <w:t xml:space="preserve">T</w:t>
        </w:r>
      </w:ins>
      <w:del w:author="Stuti Srivastava" w:id="0" w:date="2026-06-23T20:02:11Z">
        <w:r w:rsidDel="00000000" w:rsidR="00000000" w:rsidRPr="00000000">
          <w:rPr>
            <w:rtl w:val="0"/>
          </w:rPr>
          <w:delText xml:space="preserve">t</w:delText>
        </w:r>
      </w:del>
      <w:r w:rsidDel="00000000" w:rsidR="00000000" w:rsidRPr="00000000">
        <w:rPr>
          <w:rtl w:val="0"/>
        </w:rPr>
        <w:t xml:space="preserve">he </w:t>
      </w:r>
      <w:ins w:author="Stuti Srivastava" w:id="1" w:date="2026-06-23T20:02:19Z">
        <w:r w:rsidDel="00000000" w:rsidR="00000000" w:rsidRPr="00000000">
          <w:rPr>
            <w:rtl w:val="0"/>
          </w:rPr>
          <w:t xml:space="preserve">Experience</w:t>
        </w:r>
      </w:ins>
      <w:del w:author="Stuti Srivastava" w:id="1" w:date="2026-06-23T20:02:19Z">
        <w:r w:rsidDel="00000000" w:rsidR="00000000" w:rsidRPr="00000000">
          <w:rPr>
            <w:rtl w:val="0"/>
          </w:rPr>
          <w:delText xml:space="preserve">club</w:delText>
        </w:r>
      </w:del>
      <w:r w:rsidDel="00000000" w:rsidR="00000000" w:rsidRPr="00000000">
        <w:rPr>
          <w:rtl w:val="0"/>
        </w:rPr>
      </w:r>
    </w:p>
    <w:p w:rsidR="00000000" w:rsidDel="00000000" w:rsidP="00000000" w:rsidRDefault="00000000" w:rsidRPr="00000000" w14:paraId="00000021">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"Registration"</w:t>
      </w:r>
    </w:p>
    <w:p w:rsidR="00000000" w:rsidDel="00000000" w:rsidP="00000000" w:rsidRDefault="00000000" w:rsidRPr="00000000" w14:paraId="00000022">
      <w:pPr>
        <w:numPr>
          <w:ilvl w:val="0"/>
          <w:numId w:val="1"/>
        </w:numPr>
        <w:spacing w:after="60" w:lineRule="auto"/>
        <w:ind w:left="460" w:hanging="260"/>
      </w:pPr>
      <w:r w:rsidDel="00000000" w:rsidR="00000000" w:rsidRPr="00000000">
        <w:rPr>
          <w:b w:val="1"/>
          <w:bCs w:val="1"/>
          <w:rtl w:val="0"/>
        </w:rPr>
        <w:t xml:space="preserve">Heading: </w:t>
      </w:r>
      <w:r w:rsidDel="00000000" w:rsidR="00000000" w:rsidRPr="00000000">
        <w:rPr>
          <w:rtl w:val="0"/>
        </w:rPr>
        <w:t xml:space="preserve">"Enter the </w:t>
      </w:r>
      <w:ins w:author="Stuti Srivastava" w:id="2" w:date="2026-06-23T20:02:34Z">
        <w:r w:rsidDel="00000000" w:rsidR="00000000" w:rsidRPr="00000000">
          <w:rPr>
            <w:rtl w:val="0"/>
          </w:rPr>
          <w:t xml:space="preserve">experience</w:t>
        </w:r>
      </w:ins>
      <w:del w:author="Stuti Srivastava" w:id="2" w:date="2026-06-23T20:02:34Z">
        <w:r w:rsidDel="00000000" w:rsidR="00000000" w:rsidRPr="00000000">
          <w:rPr>
            <w:rtl w:val="0"/>
          </w:rPr>
          <w:delText xml:space="preserve">club</w:delText>
        </w:r>
      </w:del>
      <w:r w:rsidDel="00000000" w:rsidR="00000000" w:rsidRPr="00000000">
        <w:rPr>
          <w:rtl w:val="0"/>
        </w:rPr>
        <w:t xml:space="preserve">"</w:t>
      </w:r>
    </w:p>
    <w:p w:rsidR="00000000" w:rsidDel="00000000" w:rsidP="00000000" w:rsidRDefault="00000000" w:rsidRPr="00000000" w14:paraId="00000023">
      <w:pPr>
        <w:numPr>
          <w:ilvl w:val="0"/>
          <w:numId w:val="1"/>
        </w:numPr>
        <w:spacing w:after="60" w:lineRule="auto"/>
        <w:ind w:left="460" w:hanging="260"/>
      </w:pPr>
      <w:r w:rsidDel="00000000" w:rsidR="00000000" w:rsidRPr="00000000">
        <w:rPr>
          <w:b w:val="1"/>
          <w:bCs w:val="1"/>
          <w:rtl w:val="0"/>
        </w:rPr>
        <w:t xml:space="preserve">Name field: </w:t>
      </w:r>
      <w:r w:rsidDel="00000000" w:rsidR="00000000" w:rsidRPr="00000000">
        <w:rPr>
          <w:rtl w:val="0"/>
        </w:rPr>
        <w:t xml:space="preserve">label "Your name", placeholder "Full name"</w:t>
      </w:r>
    </w:p>
    <w:p w:rsidR="00000000" w:rsidDel="00000000" w:rsidP="00000000" w:rsidRDefault="00000000" w:rsidRPr="00000000" w14:paraId="00000024">
      <w:pPr>
        <w:numPr>
          <w:ilvl w:val="0"/>
          <w:numId w:val="1"/>
        </w:numPr>
        <w:spacing w:after="60" w:lineRule="auto"/>
        <w:ind w:left="460" w:hanging="260"/>
      </w:pPr>
      <w:r w:rsidDel="00000000" w:rsidR="00000000" w:rsidRPr="00000000">
        <w:rPr>
          <w:b w:val="1"/>
          <w:bCs w:val="1"/>
          <w:rtl w:val="0"/>
        </w:rPr>
        <w:t xml:space="preserve">Game mode toggle: </w:t>
      </w:r>
      <w:r w:rsidDel="00000000" w:rsidR="00000000" w:rsidRPr="00000000">
        <w:rPr>
          <w:rtl w:val="0"/>
        </w:rPr>
        <w:t xml:space="preserve">"Game mode", with options "Single player" and "Multiplayer"</w:t>
      </w:r>
    </w:p>
    <w:p w:rsidR="00000000" w:rsidDel="00000000" w:rsidP="00000000" w:rsidRDefault="00000000" w:rsidRPr="00000000" w14:paraId="00000025">
      <w:pPr>
        <w:numPr>
          <w:ilvl w:val="0"/>
          <w:numId w:val="1"/>
        </w:numPr>
        <w:spacing w:after="60" w:lineRule="auto"/>
        <w:ind w:left="460" w:hanging="260"/>
      </w:pPr>
      <w:r w:rsidDel="00000000" w:rsidR="00000000" w:rsidRPr="00000000">
        <w:rPr>
          <w:b w:val="1"/>
          <w:bCs w:val="1"/>
          <w:rtl w:val="0"/>
        </w:rPr>
        <w:t xml:space="preserve">Invite code (multiplayer only): </w:t>
      </w:r>
      <w:r w:rsidDel="00000000" w:rsidR="00000000" w:rsidRPr="00000000">
        <w:rPr>
          <w:rtl w:val="0"/>
        </w:rPr>
        <w:t xml:space="preserve">label "Invite code", placeholder "ABCDEF"</w:t>
      </w:r>
    </w:p>
    <w:p w:rsidR="00000000" w:rsidDel="00000000" w:rsidP="00000000" w:rsidRDefault="00000000" w:rsidRPr="00000000" w14:paraId="00000026">
      <w:pPr>
        <w:numPr>
          <w:ilvl w:val="0"/>
          <w:numId w:val="1"/>
        </w:numPr>
        <w:spacing w:after="60" w:lineRule="auto"/>
        <w:ind w:left="460" w:hanging="260"/>
      </w:pPr>
      <w:r w:rsidDel="00000000" w:rsidR="00000000" w:rsidRPr="00000000">
        <w:rPr>
          <w:b w:val="1"/>
          <w:bCs w:val="1"/>
          <w:rtl w:val="0"/>
        </w:rPr>
        <w:t xml:space="preserve">Invite code helper text: </w:t>
      </w:r>
      <w:r w:rsidDel="00000000" w:rsidR="00000000" w:rsidRPr="00000000">
        <w:rPr>
          <w:rtl w:val="0"/>
        </w:rPr>
        <w:t xml:space="preserve">"</w:t>
      </w:r>
      <w:ins w:author="Stuti Srivastava" w:id="3" w:date="2026-06-23T20:03:16Z">
        <w:r w:rsidDel="00000000" w:rsidR="00000000" w:rsidRPr="00000000">
          <w:rPr>
            <w:rtl w:val="0"/>
          </w:rPr>
          <w:t xml:space="preserve">Enter The Code Shared By The Host To Join The Lobby</w:t>
        </w:r>
      </w:ins>
      <w:del w:author="Stuti Srivastava" w:id="3" w:date="2026-06-23T20:03:16Z">
        <w:r w:rsidDel="00000000" w:rsidR="00000000" w:rsidRPr="00000000">
          <w:rPr>
            <w:rtl w:val="0"/>
          </w:rPr>
          <w:delText xml:space="preserve">Ask the host for the room</w:delText>
        </w:r>
      </w:del>
      <w:r w:rsidDel="00000000" w:rsidR="00000000" w:rsidRPr="00000000">
        <w:rPr>
          <w:rtl w:val="0"/>
        </w:rPr>
        <w:t xml:space="preserve"> </w:t>
      </w:r>
      <w:del w:author="Stuti Srivastava" w:id="4" w:date="2026-06-23T20:03:43Z">
        <w:r w:rsidDel="00000000" w:rsidR="00000000" w:rsidRPr="00000000">
          <w:rPr>
            <w:rtl w:val="0"/>
          </w:rPr>
          <w:delText xml:space="preserve">code to join their live lobby.</w:delText>
        </w:r>
      </w:del>
      <w:r w:rsidDel="00000000" w:rsidR="00000000" w:rsidRPr="00000000">
        <w:rPr>
          <w:rtl w:val="0"/>
        </w:rPr>
        <w:t xml:space="preserve">"</w:t>
      </w:r>
    </w:p>
    <w:p w:rsidR="00000000" w:rsidDel="00000000" w:rsidP="00000000" w:rsidRDefault="00000000" w:rsidRPr="00000000" w14:paraId="00000027">
      <w:pPr>
        <w:numPr>
          <w:ilvl w:val="0"/>
          <w:numId w:val="1"/>
        </w:numPr>
        <w:spacing w:after="60" w:lineRule="auto"/>
        <w:ind w:left="460" w:hanging="260"/>
      </w:pPr>
      <w:r w:rsidDel="00000000" w:rsidR="00000000" w:rsidRPr="00000000">
        <w:rPr>
          <w:b w:val="1"/>
          <w:bCs w:val="1"/>
          <w:rtl w:val="0"/>
        </w:rPr>
        <w:t xml:space="preserve">Submit button: </w:t>
      </w:r>
      <w:r w:rsidDel="00000000" w:rsidR="00000000" w:rsidRPr="00000000">
        <w:rPr>
          <w:rtl w:val="0"/>
        </w:rPr>
        <w:t xml:space="preserve">"Continue" (single player) or "Join lobby" (multiplayer)</w:t>
      </w:r>
    </w:p>
    <w:p w:rsidR="00000000" w:rsidDel="00000000" w:rsidP="00000000" w:rsidRDefault="00000000" w:rsidRPr="00000000" w14:paraId="00000028">
      <w:pPr>
        <w:pStyle w:val="Heading2"/>
        <w:rPr/>
      </w:pPr>
      <w:r w:rsidDel="00000000" w:rsidR="00000000" w:rsidRPr="00000000">
        <w:rPr>
          <w:rtl w:val="0"/>
        </w:rPr>
        <w:t xml:space="preserve">1.4  Instructions (8 short scenes)</w:t>
      </w:r>
    </w:p>
    <w:p w:rsidR="00000000" w:rsidDel="00000000" w:rsidP="00000000" w:rsidRDefault="00000000" w:rsidRPr="00000000" w14:paraId="00000029">
      <w:pPr>
        <w:spacing w:after="100" w:lineRule="auto"/>
        <w:rPr/>
      </w:pPr>
      <w:r w:rsidDel="00000000" w:rsidR="00000000" w:rsidRPr="00000000">
        <w:rPr>
          <w:i w:val="1"/>
          <w:iCs w:val="1"/>
          <w:color w:val="6b6b6b"/>
          <w:rtl w:val="0"/>
        </w:rPr>
        <w:t xml:space="preserve">A skip control ("Skip") sits top-right on every scene except the last.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6d6d6" w:space="0" w:sz="4" w:val="single"/>
              <w:left w:color="d6d6d6" w:space="0" w:sz="4" w:val="single"/>
              <w:bottom w:color="d6d6d6" w:space="0" w:sz="4" w:val="single"/>
              <w:right w:color="d6d6d6" w:space="0" w:sz="4" w:val="single"/>
            </w:tcBorders>
            <w:shd w:fill="f2e8cc"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b w:val="1"/>
                <w:bCs w:val="1"/>
                <w:color w:val="1a1a1a"/>
                <w:rtl w:val="0"/>
              </w:rPr>
              <w:t xml:space="preserve">Scene</w:t>
            </w:r>
            <w:r w:rsidDel="00000000" w:rsidR="00000000" w:rsidRPr="00000000">
              <w:rPr>
                <w:rtl w:val="0"/>
              </w:rPr>
            </w:r>
          </w:p>
        </w:tc>
        <w:tc>
          <w:tcPr>
            <w:tcBorders>
              <w:top w:color="d6d6d6" w:space="0" w:sz="4" w:val="single"/>
              <w:left w:color="d6d6d6" w:space="0" w:sz="4" w:val="single"/>
              <w:bottom w:color="d6d6d6" w:space="0" w:sz="4" w:val="single"/>
              <w:right w:color="d6d6d6" w:space="0" w:sz="4" w:val="single"/>
            </w:tcBorders>
            <w:shd w:fill="f2e8cc"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b w:val="1"/>
                <w:bCs w:val="1"/>
                <w:color w:val="1a1a1a"/>
                <w:rtl w:val="0"/>
              </w:rPr>
              <w:t xml:space="preserve">On-screen text</w:t>
            </w:r>
            <w:r w:rsidDel="00000000" w:rsidR="00000000" w:rsidRPr="00000000">
              <w:rPr>
                <w:rtl w:val="0"/>
              </w:rPr>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rtl w:val="0"/>
              </w:rPr>
              <w:t xml:space="preserve">0. On the floor</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2D">
            <w:pPr>
              <w:rPr/>
            </w:pPr>
            <w:r w:rsidDel="00000000" w:rsidR="00000000" w:rsidRPr="00000000">
              <w:rPr>
                <w:rtl w:val="0"/>
              </w:rPr>
              <w:t xml:space="preserve">"Welcome to </w:t>
            </w:r>
            <w:ins w:author="Stuti Srivastava" w:id="5" w:date="2026-06-23T20:04:18Z">
              <w:r w:rsidDel="00000000" w:rsidR="00000000" w:rsidRPr="00000000">
                <w:rPr>
                  <w:rtl w:val="0"/>
                </w:rPr>
                <w:t xml:space="preserve">the experience of India Ke Top 1% game show</w:t>
              </w:r>
            </w:ins>
            <w:del w:author="Stuti Srivastava" w:id="5" w:date="2026-06-23T20:04:18Z">
              <w:r w:rsidDel="00000000" w:rsidR="00000000" w:rsidRPr="00000000">
                <w:rPr>
                  <w:rtl w:val="0"/>
                </w:rPr>
                <w:delText xml:space="preserve">The 1% Club</w:delText>
              </w:r>
            </w:del>
            <w:r w:rsidDel="00000000" w:rsidR="00000000" w:rsidRPr="00000000">
              <w:rPr>
                <w:rtl w:val="0"/>
              </w:rPr>
              <w:t xml:space="preserve">", then the player's first name, for example {first name}</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rtl w:val="0"/>
              </w:rPr>
              <w:t xml:space="preserve">1. The count</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rtl w:val="0"/>
              </w:rPr>
              <w:t xml:space="preserve">"10"  ·  "Sawaal"</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rtl w:val="0"/>
              </w:rPr>
              <w:t xml:space="preserve">2. The rule</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rtl w:val="0"/>
              </w:rPr>
              <w:t xml:space="preserve">"%"  ·  "Har sawaal ka apna percentage."</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tl w:val="0"/>
              </w:rPr>
              <w:t xml:space="preserve">3. The warm-up</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rtl w:val="0"/>
              </w:rPr>
              <w:t xml:space="preserve">"90%"  ·  "ka question har koi khel sakta hai"</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4">
            <w:pPr>
              <w:rPr/>
            </w:pPr>
            <w:r w:rsidDel="00000000" w:rsidR="00000000" w:rsidRPr="00000000">
              <w:rPr>
                <w:rtl w:val="0"/>
              </w:rPr>
              <w:t xml:space="preserve">4. The final filter</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5">
            <w:pPr>
              <w:rPr/>
            </w:pPr>
            <w:r w:rsidDel="00000000" w:rsidR="00000000" w:rsidRPr="00000000">
              <w:rPr>
                <w:rtl w:val="0"/>
              </w:rPr>
              <w:t xml:space="preserve">"1%"  ·  "But only </w:t>
            </w:r>
            <w:ins w:author="Stuti Srivastava" w:id="6" w:date="2026-06-23T20:05:59Z">
              <w:r w:rsidDel="00000000" w:rsidR="00000000" w:rsidRPr="00000000">
                <w:rPr>
                  <w:rtl w:val="0"/>
                </w:rPr>
                <w:t xml:space="preserve">the Top </w:t>
              </w:r>
            </w:ins>
            <w:r w:rsidDel="00000000" w:rsidR="00000000" w:rsidRPr="00000000">
              <w:rPr>
                <w:rtl w:val="0"/>
              </w:rPr>
              <w:t xml:space="preserve">1% </w:t>
            </w:r>
            <w:del w:author="Stuti Srivastava" w:id="7" w:date="2026-06-23T20:06:03Z">
              <w:r w:rsidDel="00000000" w:rsidR="00000000" w:rsidRPr="00000000">
                <w:rPr>
                  <w:rtl w:val="0"/>
                </w:rPr>
                <w:delText xml:space="preserve">people </w:delText>
              </w:r>
            </w:del>
            <w:r w:rsidDel="00000000" w:rsidR="00000000" w:rsidRPr="00000000">
              <w:rPr>
                <w:rtl w:val="0"/>
              </w:rPr>
              <w:t xml:space="preserve">play the final question"</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6">
            <w:pPr>
              <w:rPr/>
            </w:pPr>
            <w:r w:rsidDel="00000000" w:rsidR="00000000" w:rsidRPr="00000000">
              <w:rPr>
                <w:rtl w:val="0"/>
              </w:rPr>
              <w:t xml:space="preserve">5. The clock</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7">
            <w:pPr>
              <w:rPr/>
            </w:pPr>
            <w:r w:rsidDel="00000000" w:rsidR="00000000" w:rsidRPr="00000000">
              <w:rPr>
                <w:rtl w:val="0"/>
              </w:rPr>
              <w:t xml:space="preserve">"Har question p</w:t>
            </w:r>
            <w:ins w:author="Stuti Srivastava" w:id="8" w:date="2026-06-23T20:06:19Z">
              <w:r w:rsidDel="00000000" w:rsidR="00000000" w:rsidRPr="00000000">
                <w:rPr>
                  <w:rtl w:val="0"/>
                </w:rPr>
                <w:t xml:space="preserve">ar</w:t>
              </w:r>
            </w:ins>
            <w:del w:author="Stuti Srivastava" w:id="8" w:date="2026-06-23T20:06:19Z">
              <w:r w:rsidDel="00000000" w:rsidR="00000000" w:rsidRPr="00000000">
                <w:rPr>
                  <w:rtl w:val="0"/>
                </w:rPr>
                <w:delText xml:space="preserve">e</w:delText>
              </w:r>
            </w:del>
            <w:r w:rsidDel="00000000" w:rsidR="00000000" w:rsidRPr="00000000">
              <w:rPr>
                <w:rtl w:val="0"/>
              </w:rPr>
              <w:t xml:space="preserve"> milenge aapko sirf 30 sec</w:t>
            </w:r>
            <w:ins w:author="Stuti Srivastava" w:id="9" w:date="2026-06-23T20:06:46Z">
              <w:r w:rsidDel="00000000" w:rsidR="00000000" w:rsidRPr="00000000">
                <w:rPr>
                  <w:rtl w:val="0"/>
                </w:rPr>
                <w:t xml:space="preserve">onds</w:t>
              </w:r>
            </w:ins>
            <w:r w:rsidDel="00000000" w:rsidR="00000000" w:rsidRPr="00000000">
              <w:rPr>
                <w:rtl w:val="0"/>
              </w:rPr>
              <w:t xml:space="preserve">."</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8">
            <w:pPr>
              <w:rPr/>
            </w:pPr>
            <w:r w:rsidDel="00000000" w:rsidR="00000000" w:rsidRPr="00000000">
              <w:rPr>
                <w:rtl w:val="0"/>
              </w:rPr>
              <w:t xml:space="preserve">6. Your weapons</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9">
            <w:pPr>
              <w:rPr/>
            </w:pPr>
            <w:r w:rsidDel="00000000" w:rsidR="00000000" w:rsidRPr="00000000">
              <w:rPr>
                <w:rtl w:val="0"/>
              </w:rPr>
              <w:t xml:space="preserve">"Logic."  ·  "Reasoning."  ·  "Instinct."</w:t>
            </w:r>
          </w:p>
        </w:tc>
      </w:tr>
      <w:tr>
        <w:trPr>
          <w:cantSplit w:val="0"/>
          <w:tblHeader w:val="0"/>
        </w:trPr>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A">
            <w:pPr>
              <w:rPr/>
            </w:pPr>
            <w:r w:rsidDel="00000000" w:rsidR="00000000" w:rsidRPr="00000000">
              <w:rPr>
                <w:rtl w:val="0"/>
              </w:rPr>
              <w:t xml:space="preserve">7. Ready?</w:t>
            </w:r>
          </w:p>
        </w:tc>
        <w:tc>
          <w:tcPr>
            <w:tcBorders>
              <w:top w:color="d6d6d6" w:space="0" w:sz="4" w:val="single"/>
              <w:left w:color="d6d6d6" w:space="0" w:sz="4" w:val="single"/>
              <w:bottom w:color="d6d6d6" w:space="0" w:sz="4" w:val="single"/>
              <w:right w:color="d6d6d6" w:space="0" w:sz="4" w:val="single"/>
            </w:tcBorders>
            <w:tcMar>
              <w:top w:w="80.0" w:type="dxa"/>
              <w:left w:w="130.0" w:type="dxa"/>
              <w:bottom w:w="80.0" w:type="dxa"/>
              <w:right w:w="130.0" w:type="dxa"/>
            </w:tcMar>
          </w:tcPr>
          <w:p w:rsidR="00000000" w:rsidDel="00000000" w:rsidP="00000000" w:rsidRDefault="00000000" w:rsidRPr="00000000" w14:paraId="0000003B">
            <w:pPr>
              <w:rPr/>
            </w:pPr>
            <w:r w:rsidDel="00000000" w:rsidR="00000000" w:rsidRPr="00000000">
              <w:rPr>
                <w:rtl w:val="0"/>
              </w:rPr>
              <w:t xml:space="preserve">"Are you"  ·  "</w:t>
            </w:r>
            <w:ins w:author="Stuti Srivastava" w:id="10" w:date="2026-06-23T20:06:52Z">
              <w:r w:rsidDel="00000000" w:rsidR="00000000" w:rsidRPr="00000000">
                <w:rPr>
                  <w:rtl w:val="0"/>
                </w:rPr>
                <w:t xml:space="preserve">Ready</w:t>
              </w:r>
            </w:ins>
            <w:del w:author="Stuti Srivastava" w:id="10" w:date="2026-06-23T20:06:52Z">
              <w:r w:rsidDel="00000000" w:rsidR="00000000" w:rsidRPr="00000000">
                <w:rPr>
                  <w:rtl w:val="0"/>
                </w:rPr>
                <w:delText xml:space="preserve">ready</w:delText>
              </w:r>
            </w:del>
            <w:r w:rsidDel="00000000" w:rsidR="00000000" w:rsidRPr="00000000">
              <w:rPr>
                <w:rtl w:val="0"/>
              </w:rPr>
              <w:t xml:space="preserve">?"</w:t>
            </w:r>
          </w:p>
        </w:tc>
      </w:tr>
    </w:tbl>
    <w:p w:rsidR="00000000" w:rsidDel="00000000" w:rsidP="00000000" w:rsidRDefault="00000000" w:rsidRPr="00000000" w14:paraId="0000003C">
      <w:pPr>
        <w:spacing w:after="60" w:lineRule="auto"/>
        <w:rPr/>
      </w:pPr>
      <w:r w:rsidDel="00000000" w:rsidR="00000000" w:rsidRPr="00000000">
        <w:rPr>
          <w:rtl w:val="0"/>
        </w:rPr>
      </w:r>
    </w:p>
    <w:p w:rsidR="00000000" w:rsidDel="00000000" w:rsidP="00000000" w:rsidRDefault="00000000" w:rsidRPr="00000000" w14:paraId="0000003D">
      <w:pPr>
        <w:numPr>
          <w:ilvl w:val="0"/>
          <w:numId w:val="1"/>
        </w:numPr>
        <w:spacing w:after="60" w:lineRule="auto"/>
        <w:ind w:left="460" w:hanging="260"/>
      </w:pPr>
      <w:r w:rsidDel="00000000" w:rsidR="00000000" w:rsidRPr="00000000">
        <w:rPr>
          <w:b w:val="1"/>
          <w:bCs w:val="1"/>
          <w:rtl w:val="0"/>
        </w:rPr>
        <w:t xml:space="preserve">Final-scene button: </w:t>
      </w:r>
      <w:r w:rsidDel="00000000" w:rsidR="00000000" w:rsidRPr="00000000">
        <w:rPr>
          <w:rtl w:val="0"/>
        </w:rPr>
        <w:t xml:space="preserve">"Start </w:t>
      </w:r>
      <w:ins w:author="Stuti Srivastava" w:id="11" w:date="2026-06-23T20:07:03Z">
        <w:r w:rsidDel="00000000" w:rsidR="00000000" w:rsidRPr="00000000">
          <w:rPr>
            <w:rtl w:val="0"/>
          </w:rPr>
          <w:t xml:space="preserve">T</w:t>
        </w:r>
      </w:ins>
      <w:del w:author="Stuti Srivastava" w:id="11" w:date="2026-06-23T20:07:03Z">
        <w:r w:rsidDel="00000000" w:rsidR="00000000" w:rsidRPr="00000000">
          <w:rPr>
            <w:rtl w:val="0"/>
          </w:rPr>
          <w:delText xml:space="preserve">t</w:delText>
        </w:r>
      </w:del>
      <w:r w:rsidDel="00000000" w:rsidR="00000000" w:rsidRPr="00000000">
        <w:rPr>
          <w:rtl w:val="0"/>
        </w:rPr>
        <w:t xml:space="preserve">he Game"</w:t>
      </w:r>
    </w:p>
    <w:p w:rsidR="00000000" w:rsidDel="00000000" w:rsidP="00000000" w:rsidRDefault="00000000" w:rsidRPr="00000000" w14:paraId="0000003E">
      <w:pPr>
        <w:numPr>
          <w:ilvl w:val="0"/>
          <w:numId w:val="1"/>
        </w:numPr>
        <w:spacing w:after="60" w:lineRule="auto"/>
        <w:ind w:left="460" w:hanging="260"/>
      </w:pPr>
      <w:r w:rsidDel="00000000" w:rsidR="00000000" w:rsidRPr="00000000">
        <w:rPr>
          <w:b w:val="1"/>
          <w:bCs w:val="1"/>
          <w:rtl w:val="0"/>
        </w:rPr>
        <w:t xml:space="preserve">Scene names (also shown as taps along the bottom): </w:t>
      </w:r>
      <w:r w:rsidDel="00000000" w:rsidR="00000000" w:rsidRPr="00000000">
        <w:rPr>
          <w:rtl w:val="0"/>
        </w:rPr>
        <w:t xml:space="preserve">On the floor, The count, The rule, The warm-up, The final filter, The clock, Your weapons, Ready?</w:t>
      </w:r>
    </w:p>
    <w:p w:rsidR="00000000" w:rsidDel="00000000" w:rsidP="00000000" w:rsidRDefault="00000000" w:rsidRPr="00000000" w14:paraId="0000003F">
      <w:pPr>
        <w:pStyle w:val="Heading2"/>
        <w:rPr/>
      </w:pPr>
      <w:r w:rsidDel="00000000" w:rsidR="00000000" w:rsidRPr="00000000">
        <w:rPr>
          <w:rtl w:val="0"/>
        </w:rPr>
        <w:t xml:space="preserve">1.5  Ready to play: Tonight's Stage</w:t>
      </w:r>
    </w:p>
    <w:p w:rsidR="00000000" w:rsidDel="00000000" w:rsidP="00000000" w:rsidRDefault="00000000" w:rsidRPr="00000000" w14:paraId="00000040">
      <w:pPr>
        <w:numPr>
          <w:ilvl w:val="0"/>
          <w:numId w:val="1"/>
        </w:numPr>
        <w:spacing w:after="60" w:lineRule="auto"/>
        <w:ind w:left="460" w:hanging="260"/>
      </w:pPr>
      <w:r w:rsidDel="00000000" w:rsidR="00000000" w:rsidRPr="00000000">
        <w:rPr>
          <w:b w:val="1"/>
          <w:bCs w:val="1"/>
          <w:rtl w:val="0"/>
        </w:rPr>
        <w:t xml:space="preserve">Title: </w:t>
      </w:r>
      <w:r w:rsidDel="00000000" w:rsidR="00000000" w:rsidRPr="00000000">
        <w:rPr>
          <w:rtl w:val="0"/>
        </w:rPr>
        <w:t xml:space="preserve">"Tonight's Stage"</w:t>
      </w:r>
    </w:p>
    <w:p w:rsidR="00000000" w:rsidDel="00000000" w:rsidP="00000000" w:rsidRDefault="00000000" w:rsidRPr="00000000" w14:paraId="00000041">
      <w:pPr>
        <w:numPr>
          <w:ilvl w:val="0"/>
          <w:numId w:val="1"/>
        </w:numPr>
        <w:spacing w:after="60" w:lineRule="auto"/>
        <w:ind w:left="460" w:hanging="260"/>
      </w:pPr>
      <w:r w:rsidDel="00000000" w:rsidR="00000000" w:rsidRPr="00000000">
        <w:rPr>
          <w:rtl w:val="0"/>
        </w:rPr>
        <w:t xml:space="preserve">Three stat tiles (the big numbers are shown as styled graphics, the captions below them are text):</w:t>
      </w:r>
    </w:p>
    <w:p w:rsidR="00000000" w:rsidDel="00000000" w:rsidP="00000000" w:rsidRDefault="00000000" w:rsidRPr="00000000" w14:paraId="00000042">
      <w:pPr>
        <w:numPr>
          <w:ilvl w:val="1"/>
          <w:numId w:val="1"/>
        </w:numPr>
        <w:spacing w:after="60" w:lineRule="auto"/>
        <w:ind w:left="920" w:hanging="260"/>
      </w:pPr>
      <w:r w:rsidDel="00000000" w:rsidR="00000000" w:rsidRPr="00000000">
        <w:rPr>
          <w:b w:val="1"/>
          <w:bCs w:val="1"/>
          <w:rtl w:val="0"/>
        </w:rPr>
        <w:t xml:space="preserve">Tile 1: </w:t>
      </w:r>
      <w:r w:rsidDel="00000000" w:rsidR="00000000" w:rsidRPr="00000000">
        <w:rPr>
          <w:rtl w:val="0"/>
        </w:rPr>
        <w:t xml:space="preserve">caption "Questions", number 10</w:t>
      </w:r>
    </w:p>
    <w:p w:rsidR="00000000" w:rsidDel="00000000" w:rsidP="00000000" w:rsidRDefault="00000000" w:rsidRPr="00000000" w14:paraId="00000043">
      <w:pPr>
        <w:numPr>
          <w:ilvl w:val="1"/>
          <w:numId w:val="1"/>
        </w:numPr>
        <w:spacing w:after="60" w:lineRule="auto"/>
        <w:ind w:left="920" w:hanging="260"/>
      </w:pPr>
      <w:r w:rsidDel="00000000" w:rsidR="00000000" w:rsidRPr="00000000">
        <w:rPr>
          <w:b w:val="1"/>
          <w:bCs w:val="1"/>
          <w:rtl w:val="0"/>
        </w:rPr>
        <w:t xml:space="preserve">Tile 2: </w:t>
      </w:r>
      <w:r w:rsidDel="00000000" w:rsidR="00000000" w:rsidRPr="00000000">
        <w:rPr>
          <w:rtl w:val="0"/>
        </w:rPr>
        <w:t xml:space="preserve">caption "Contestants", number 100</w:t>
      </w:r>
    </w:p>
    <w:p w:rsidR="00000000" w:rsidDel="00000000" w:rsidP="00000000" w:rsidRDefault="00000000" w:rsidRPr="00000000" w14:paraId="00000044">
      <w:pPr>
        <w:numPr>
          <w:ilvl w:val="1"/>
          <w:numId w:val="1"/>
        </w:numPr>
        <w:spacing w:after="60" w:lineRule="auto"/>
        <w:ind w:left="920" w:hanging="260"/>
      </w:pPr>
      <w:r w:rsidDel="00000000" w:rsidR="00000000" w:rsidRPr="00000000">
        <w:rPr>
          <w:b w:val="1"/>
          <w:bCs w:val="1"/>
          <w:rtl w:val="0"/>
        </w:rPr>
        <w:t xml:space="preserve">Tile 3: </w:t>
      </w:r>
      <w:r w:rsidDel="00000000" w:rsidR="00000000" w:rsidRPr="00000000">
        <w:rPr>
          <w:rtl w:val="0"/>
        </w:rPr>
        <w:t xml:space="preserve">caption "Cash prize", number 1</w:t>
      </w:r>
      <w:ins w:author="Stuti Srivastava" w:id="12" w:date="2026-06-23T20:07:58Z">
        <w:r w:rsidDel="00000000" w:rsidR="00000000" w:rsidRPr="00000000">
          <w:rPr>
            <w:rtl w:val="0"/>
          </w:rPr>
          <w:t xml:space="preserve"> Cr</w:t>
        </w:r>
      </w:ins>
      <w:del w:author="Stuti Srivastava" w:id="12" w:date="2026-06-23T20:07:58Z">
        <w:r w:rsidDel="00000000" w:rsidR="00000000" w:rsidRPr="00000000">
          <w:rPr>
            <w:rtl w:val="0"/>
          </w:rPr>
          <w:delText xml:space="preserve">cr</w:delText>
        </w:r>
      </w:del>
      <w:r w:rsidDel="00000000" w:rsidR="00000000" w:rsidRPr="00000000">
        <w:rPr>
          <w:rtl w:val="0"/>
        </w:rPr>
      </w:r>
    </w:p>
    <w:p w:rsidR="00000000" w:rsidDel="00000000" w:rsidP="00000000" w:rsidRDefault="00000000" w:rsidRPr="00000000" w14:paraId="00000045">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"Start the game"</w:t>
      </w:r>
    </w:p>
    <w:p w:rsidR="00000000" w:rsidDel="00000000" w:rsidP="00000000" w:rsidRDefault="00000000" w:rsidRPr="00000000" w14:paraId="00000046">
      <w:pPr>
        <w:pStyle w:val="Heading2"/>
        <w:rPr/>
      </w:pPr>
      <w:r w:rsidDel="00000000" w:rsidR="00000000" w:rsidRPr="00000000">
        <w:rPr>
          <w:rtl w:val="0"/>
        </w:rPr>
        <w:t xml:space="preserve">1.6  Guided tour (before the first question)</w:t>
      </w:r>
    </w:p>
    <w:p w:rsidR="00000000" w:rsidDel="00000000" w:rsidP="00000000" w:rsidRDefault="00000000" w:rsidRPr="00000000" w14:paraId="00000047">
      <w:pPr>
        <w:pStyle w:val="Heading3"/>
        <w:rPr/>
      </w:pPr>
      <w:r w:rsidDel="00000000" w:rsidR="00000000" w:rsidRPr="00000000">
        <w:rPr>
          <w:rtl w:val="0"/>
        </w:rPr>
        <w:t xml:space="preserve">Tour prompt card</w:t>
      </w:r>
    </w:p>
    <w:p w:rsidR="00000000" w:rsidDel="00000000" w:rsidP="00000000" w:rsidRDefault="00000000" w:rsidRPr="00000000" w14:paraId="00000048">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"Guided instructions"</w:t>
      </w:r>
    </w:p>
    <w:p w:rsidR="00000000" w:rsidDel="00000000" w:rsidP="00000000" w:rsidRDefault="00000000" w:rsidRPr="00000000" w14:paraId="00000049">
      <w:pPr>
        <w:numPr>
          <w:ilvl w:val="0"/>
          <w:numId w:val="1"/>
        </w:numPr>
        <w:spacing w:after="60" w:lineRule="auto"/>
        <w:ind w:left="460" w:hanging="260"/>
      </w:pPr>
      <w:r w:rsidDel="00000000" w:rsidR="00000000" w:rsidRPr="00000000">
        <w:rPr>
          <w:b w:val="1"/>
          <w:bCs w:val="1"/>
          <w:rtl w:val="0"/>
        </w:rPr>
        <w:t xml:space="preserve">Title: </w:t>
      </w:r>
      <w:r w:rsidDel="00000000" w:rsidR="00000000" w:rsidRPr="00000000">
        <w:rPr>
          <w:rtl w:val="0"/>
        </w:rPr>
        <w:t xml:space="preserve">"Pehle, kuch quick instructions"</w:t>
      </w:r>
    </w:p>
    <w:p w:rsidR="00000000" w:rsidDel="00000000" w:rsidP="00000000" w:rsidRDefault="00000000" w:rsidRPr="00000000" w14:paraId="0000004A">
      <w:pPr>
        <w:numPr>
          <w:ilvl w:val="0"/>
          <w:numId w:val="1"/>
        </w:numPr>
        <w:spacing w:after="60" w:lineRule="auto"/>
        <w:ind w:left="460" w:hanging="260"/>
      </w:pPr>
      <w:r w:rsidDel="00000000" w:rsidR="00000000" w:rsidRPr="00000000">
        <w:rPr>
          <w:b w:val="1"/>
          <w:bCs w:val="1"/>
          <w:rtl w:val="0"/>
        </w:rPr>
        <w:t xml:space="preserve">Body: </w:t>
      </w:r>
      <w:r w:rsidDel="00000000" w:rsidR="00000000" w:rsidRPr="00000000">
        <w:rPr>
          <w:rtl w:val="0"/>
        </w:rPr>
        <w:t xml:space="preserve">"Main aapko quickly dikha deta hoon ki yeh game kaise khel</w:t>
      </w:r>
      <w:ins w:author="Stuti Srivastava" w:id="13" w:date="2026-06-23T20:08:24Z">
        <w:r w:rsidDel="00000000" w:rsidR="00000000" w:rsidRPr="00000000">
          <w:rPr>
            <w:rtl w:val="0"/>
          </w:rPr>
          <w:t xml:space="preserve">a jata</w:t>
        </w:r>
      </w:ins>
      <w:del w:author="Stuti Srivastava" w:id="13" w:date="2026-06-23T20:08:24Z">
        <w:r w:rsidDel="00000000" w:rsidR="00000000" w:rsidRPr="00000000">
          <w:rPr>
            <w:rtl w:val="0"/>
          </w:rPr>
          <w:delText xml:space="preserve">na</w:delText>
        </w:r>
      </w:del>
      <w:r w:rsidDel="00000000" w:rsidR="00000000" w:rsidRPr="00000000">
        <w:rPr>
          <w:rtl w:val="0"/>
        </w:rPr>
        <w:t xml:space="preserve"> hai. Click below to begin, or skip straight to the first question."</w:t>
      </w:r>
    </w:p>
    <w:p w:rsidR="00000000" w:rsidDel="00000000" w:rsidP="00000000" w:rsidRDefault="00000000" w:rsidRPr="00000000" w14:paraId="0000004B">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"Read Instructions" (primary), "Skip instructions" (secondary)</w:t>
      </w:r>
    </w:p>
    <w:p w:rsidR="00000000" w:rsidDel="00000000" w:rsidP="00000000" w:rsidRDefault="00000000" w:rsidRPr="00000000" w14:paraId="0000004C">
      <w:pPr>
        <w:pStyle w:val="Heading3"/>
        <w:rPr/>
      </w:pPr>
      <w:r w:rsidDel="00000000" w:rsidR="00000000" w:rsidRPr="00000000">
        <w:rPr>
          <w:rtl w:val="0"/>
        </w:rPr>
        <w:t xml:space="preserve">Tour steps (pop-up tips)</w:t>
      </w:r>
    </w:p>
    <w:p w:rsidR="00000000" w:rsidDel="00000000" w:rsidP="00000000" w:rsidRDefault="00000000" w:rsidRPr="00000000" w14:paraId="0000004D">
      <w:pPr>
        <w:numPr>
          <w:ilvl w:val="0"/>
          <w:numId w:val="1"/>
        </w:numPr>
        <w:spacing w:after="60" w:lineRule="auto"/>
        <w:ind w:left="460" w:hanging="260"/>
      </w:pPr>
      <w:r w:rsidDel="00000000" w:rsidR="00000000" w:rsidRPr="00000000">
        <w:rPr>
          <w:b w:val="1"/>
          <w:bCs w:val="1"/>
          <w:rtl w:val="0"/>
        </w:rPr>
        <w:t xml:space="preserve">1. The question: </w:t>
      </w:r>
      <w:r w:rsidDel="00000000" w:rsidR="00000000" w:rsidRPr="00000000">
        <w:rPr>
          <w:rtl w:val="0"/>
        </w:rPr>
        <w:t xml:space="preserve">"Read the question carefully" : "</w:t>
      </w:r>
      <w:ins w:author="Stuti Srivastava" w:id="14" w:date="2026-06-23T20:08:47Z">
        <w:r w:rsidDel="00000000" w:rsidR="00000000" w:rsidRPr="00000000">
          <w:rPr>
            <w:rtl w:val="0"/>
          </w:rPr>
          <w:t xml:space="preserve">At e</w:t>
        </w:r>
      </w:ins>
      <w:del w:author="Stuti Srivastava" w:id="14" w:date="2026-06-23T20:08:47Z">
        <w:r w:rsidDel="00000000" w:rsidR="00000000" w:rsidRPr="00000000">
          <w:rPr>
            <w:rtl w:val="0"/>
          </w:rPr>
          <w:delText xml:space="preserve">E</w:delText>
        </w:r>
      </w:del>
      <w:r w:rsidDel="00000000" w:rsidR="00000000" w:rsidRPr="00000000">
        <w:rPr>
          <w:rtl w:val="0"/>
        </w:rPr>
        <w:t xml:space="preserve">very round </w:t>
      </w:r>
      <w:ins w:author="Stuti Srivastava" w:id="15" w:date="2026-06-23T20:08:57Z">
        <w:r w:rsidDel="00000000" w:rsidR="00000000" w:rsidRPr="00000000">
          <w:rPr>
            <w:rtl w:val="0"/>
          </w:rPr>
          <w:t xml:space="preserve">you will be shown a</w:t>
        </w:r>
      </w:ins>
      <w:del w:author="Stuti Srivastava" w:id="15" w:date="2026-06-23T20:08:57Z">
        <w:r w:rsidDel="00000000" w:rsidR="00000000" w:rsidRPr="00000000">
          <w:rPr>
            <w:rtl w:val="0"/>
          </w:rPr>
          <w:delText xml:space="preserve">shows one</w:delText>
        </w:r>
      </w:del>
      <w:r w:rsidDel="00000000" w:rsidR="00000000" w:rsidRPr="00000000">
        <w:rPr>
          <w:rtl w:val="0"/>
        </w:rPr>
        <w:t xml:space="preserve"> question. Read it slowly</w:t>
      </w:r>
      <w:ins w:author="Stuti Srivastava" w:id="16" w:date="2026-06-23T20:09:16Z">
        <w:r w:rsidDel="00000000" w:rsidR="00000000" w:rsidRPr="00000000">
          <w:rPr>
            <w:rtl w:val="0"/>
          </w:rPr>
          <w:t xml:space="preserve">. </w:t>
        </w:r>
      </w:ins>
      <w:del w:author="Stuti Srivastava" w:id="16" w:date="2026-06-23T20:09:16Z">
        <w:r w:rsidDel="00000000" w:rsidR="00000000" w:rsidRPr="00000000">
          <w:rPr>
            <w:rtl w:val="0"/>
          </w:rPr>
          <w:delText xml:space="preserve">,</w:delText>
        </w:r>
      </w:del>
      <w:r w:rsidDel="00000000" w:rsidR="00000000" w:rsidRPr="00000000">
        <w:rPr>
          <w:rtl w:val="0"/>
        </w:rPr>
        <w:t xml:space="preserve"> </w:t>
      </w:r>
      <w:ins w:author="Stuti Srivastava" w:id="17" w:date="2026-06-23T20:09:20Z">
        <w:r w:rsidDel="00000000" w:rsidR="00000000" w:rsidRPr="00000000">
          <w:rPr>
            <w:rtl w:val="0"/>
          </w:rPr>
          <w:t xml:space="preserve">T</w:t>
        </w:r>
      </w:ins>
      <w:del w:author="Stuti Srivastava" w:id="17" w:date="2026-06-23T20:09:20Z">
        <w:r w:rsidDel="00000000" w:rsidR="00000000" w:rsidRPr="00000000">
          <w:rPr>
            <w:rtl w:val="0"/>
          </w:rPr>
          <w:delText xml:space="preserve">t</w:delText>
        </w:r>
      </w:del>
      <w:r w:rsidDel="00000000" w:rsidR="00000000" w:rsidRPr="00000000">
        <w:rPr>
          <w:rtl w:val="0"/>
        </w:rPr>
        <w:t xml:space="preserve">he </w:t>
      </w:r>
      <w:ins w:author="Stuti Srivastava" w:id="18" w:date="2026-06-23T20:09:32Z">
        <w:r w:rsidDel="00000000" w:rsidR="00000000" w:rsidRPr="00000000">
          <w:rPr>
            <w:rtl w:val="0"/>
          </w:rPr>
          <w:t xml:space="preserve">answer</w:t>
        </w:r>
      </w:ins>
      <w:del w:author="Stuti Srivastava" w:id="18" w:date="2026-06-23T20:09:32Z">
        <w:r w:rsidDel="00000000" w:rsidR="00000000" w:rsidRPr="00000000">
          <w:rPr>
            <w:rtl w:val="0"/>
          </w:rPr>
          <w:delText xml:space="preserve">trick</w:delText>
        </w:r>
      </w:del>
      <w:r w:rsidDel="00000000" w:rsidR="00000000" w:rsidRPr="00000000">
        <w:rPr>
          <w:rtl w:val="0"/>
        </w:rPr>
        <w:t xml:space="preserve"> is usually hidden in the wording</w:t>
      </w:r>
      <w:ins w:author="Stuti Srivastava" w:id="19" w:date="2026-06-23T20:09:39Z">
        <w:r w:rsidDel="00000000" w:rsidR="00000000" w:rsidRPr="00000000">
          <w:rPr>
            <w:rtl w:val="0"/>
          </w:rPr>
          <w:t xml:space="preserve">s</w:t>
        </w:r>
      </w:ins>
      <w:r w:rsidDel="00000000" w:rsidR="00000000" w:rsidRPr="00000000">
        <w:rPr>
          <w:rtl w:val="0"/>
        </w:rPr>
        <w:t xml:space="preserve">."</w:t>
      </w:r>
    </w:p>
    <w:p w:rsidR="00000000" w:rsidDel="00000000" w:rsidP="00000000" w:rsidRDefault="00000000" w:rsidRPr="00000000" w14:paraId="0000004E">
      <w:pPr>
        <w:numPr>
          <w:ilvl w:val="0"/>
          <w:numId w:val="1"/>
        </w:numPr>
        <w:spacing w:after="60" w:lineRule="auto"/>
        <w:ind w:left="460" w:hanging="260"/>
      </w:pPr>
      <w:r w:rsidDel="00000000" w:rsidR="00000000" w:rsidRPr="00000000">
        <w:rPr>
          <w:b w:val="1"/>
          <w:bCs w:val="1"/>
          <w:rtl w:val="0"/>
        </w:rPr>
        <w:t xml:space="preserve">2. Your answer: </w:t>
      </w:r>
      <w:r w:rsidDel="00000000" w:rsidR="00000000" w:rsidRPr="00000000">
        <w:rPr>
          <w:rtl w:val="0"/>
        </w:rPr>
        <w:t xml:space="preserve">"Pick one of </w:t>
      </w:r>
      <w:ins w:author="Stuti Srivastava" w:id="20" w:date="2026-06-23T20:10:00Z">
        <w:r w:rsidDel="00000000" w:rsidR="00000000" w:rsidRPr="00000000">
          <w:rPr>
            <w:rtl w:val="0"/>
          </w:rPr>
          <w:t xml:space="preserve">the </w:t>
        </w:r>
      </w:ins>
      <w:r w:rsidDel="00000000" w:rsidR="00000000" w:rsidRPr="00000000">
        <w:rPr>
          <w:rtl w:val="0"/>
        </w:rPr>
        <w:t xml:space="preserve">four diamonds" : "The four options appear as diamonds. Tap the one you think is correct before time runs out."</w:t>
      </w:r>
    </w:p>
    <w:p w:rsidR="00000000" w:rsidDel="00000000" w:rsidP="00000000" w:rsidRDefault="00000000" w:rsidRPr="00000000" w14:paraId="0000004F">
      <w:pPr>
        <w:numPr>
          <w:ilvl w:val="0"/>
          <w:numId w:val="1"/>
        </w:numPr>
        <w:spacing w:after="60" w:lineRule="auto"/>
        <w:ind w:left="460" w:hanging="260"/>
      </w:pPr>
      <w:r w:rsidDel="00000000" w:rsidR="00000000" w:rsidRPr="00000000">
        <w:rPr>
          <w:b w:val="1"/>
          <w:bCs w:val="1"/>
          <w:rtl w:val="0"/>
        </w:rPr>
        <w:t xml:space="preserve">3. The clock: </w:t>
      </w:r>
      <w:r w:rsidDel="00000000" w:rsidR="00000000" w:rsidRPr="00000000">
        <w:rPr>
          <w:rtl w:val="0"/>
        </w:rPr>
        <w:t xml:space="preserve">"Watch the timer" : "Every question has a </w:t>
      </w:r>
      <w:ins w:author="Stuti Srivastava" w:id="21" w:date="2026-06-23T20:10:18Z">
        <w:r w:rsidDel="00000000" w:rsidR="00000000" w:rsidRPr="00000000">
          <w:rPr>
            <w:rtl w:val="0"/>
          </w:rPr>
          <w:t xml:space="preserve">30 second </w:t>
        </w:r>
      </w:ins>
      <w:del w:author="Stuti Srivastava" w:id="21" w:date="2026-06-23T20:10:18Z">
        <w:r w:rsidDel="00000000" w:rsidR="00000000" w:rsidRPr="00000000">
          <w:rPr>
            <w:rtl w:val="0"/>
          </w:rPr>
          <w:delText xml:space="preserve">hard </w:delText>
        </w:r>
      </w:del>
      <w:r w:rsidDel="00000000" w:rsidR="00000000" w:rsidRPr="00000000">
        <w:rPr>
          <w:rtl w:val="0"/>
        </w:rPr>
        <w:t xml:space="preserve">time limit. Hesitate too long</w:t>
      </w:r>
      <w:ins w:author="Stuti Srivastava" w:id="22" w:date="2026-06-23T20:11:06Z">
        <w:r w:rsidDel="00000000" w:rsidR="00000000" w:rsidRPr="00000000">
          <w:rPr>
            <w:rtl w:val="0"/>
          </w:rPr>
          <w:t xml:space="preserve">,</w:t>
        </w:r>
      </w:ins>
      <w:r w:rsidDel="00000000" w:rsidR="00000000" w:rsidRPr="00000000">
        <w:rPr>
          <w:rtl w:val="0"/>
        </w:rPr>
        <w:t xml:space="preserve"> and the clock will decide for you."</w:t>
      </w:r>
    </w:p>
    <w:p w:rsidR="00000000" w:rsidDel="00000000" w:rsidP="00000000" w:rsidRDefault="00000000" w:rsidRPr="00000000" w14:paraId="00000050">
      <w:pPr>
        <w:numPr>
          <w:ilvl w:val="0"/>
          <w:numId w:val="1"/>
        </w:numPr>
        <w:spacing w:after="60" w:lineRule="auto"/>
        <w:ind w:left="460" w:hanging="260"/>
        <w:rPr>
          <w:ins w:author="Stuti Srivastava" w:id="23" w:date="2026-06-23T20:13:01Z"/>
        </w:rPr>
      </w:pPr>
      <w:r w:rsidDel="00000000" w:rsidR="00000000" w:rsidRPr="00000000">
        <w:rPr>
          <w:b w:val="1"/>
          <w:bCs w:val="1"/>
          <w:rtl w:val="0"/>
        </w:rPr>
        <w:t xml:space="preserve">4. The pot: </w:t>
      </w:r>
      <w:r w:rsidDel="00000000" w:rsidR="00000000" w:rsidRPr="00000000">
        <w:rPr>
          <w:rtl w:val="0"/>
        </w:rPr>
        <w:t xml:space="preserve">"</w:t>
      </w:r>
      <w:ins w:author="Stuti Srivastava" w:id="23" w:date="2026-06-23T20:13:01Z">
        <w:r w:rsidDel="00000000" w:rsidR="00000000" w:rsidRPr="00000000">
          <w:rPr>
            <w:rtl w:val="0"/>
          </w:rPr>
          <w:t xml:space="preserve">With every round, wrong answers are eliminated, and their value is added to the final prize pot.</w:t>
        </w:r>
      </w:ins>
    </w:p>
    <w:p w:rsidR="00000000" w:rsidDel="00000000" w:rsidP="00000000" w:rsidRDefault="00000000" w:rsidRPr="00000000" w14:paraId="00000051">
      <w:pPr>
        <w:numPr>
          <w:ilvl w:val="0"/>
          <w:numId w:val="1"/>
        </w:numPr>
        <w:spacing w:after="60" w:lineRule="auto"/>
        <w:ind w:left="460" w:hanging="260"/>
      </w:pPr>
      <w:del w:author="Stuti Srivastava" w:id="23" w:date="2026-06-23T20:13:01Z">
        <w:r w:rsidDel="00000000" w:rsidR="00000000" w:rsidRPr="00000000">
          <w:rPr>
            <w:rtl w:val="0"/>
          </w:rPr>
          <w:delText xml:space="preserve">Every wrong answer feeds the pot</w:delText>
        </w:r>
      </w:del>
      <w:r w:rsidDel="00000000" w:rsidR="00000000" w:rsidRPr="00000000">
        <w:rPr>
          <w:rtl w:val="0"/>
        </w:rPr>
        <w:t xml:space="preserve">" : "Stakes from eliminated players stack up here. </w:t>
      </w:r>
      <w:ins w:author="Stuti Srivastava" w:id="24" w:date="2026-06-23T20:13:25Z">
        <w:r w:rsidDel="00000000" w:rsidR="00000000" w:rsidRPr="00000000">
          <w:rPr>
            <w:rtl w:val="0"/>
          </w:rPr>
          <w:t xml:space="preserve">Progress</w:t>
        </w:r>
      </w:ins>
      <w:del w:author="Stuti Srivastava" w:id="24" w:date="2026-06-23T20:13:25Z">
        <w:r w:rsidDel="00000000" w:rsidR="00000000" w:rsidRPr="00000000">
          <w:rPr>
            <w:rtl w:val="0"/>
          </w:rPr>
          <w:delText xml:space="preserve">Survive</w:delText>
        </w:r>
      </w:del>
      <w:r w:rsidDel="00000000" w:rsidR="00000000" w:rsidRPr="00000000">
        <w:rPr>
          <w:rtl w:val="0"/>
        </w:rPr>
        <w:t xml:space="preserve"> to the</w:t>
      </w:r>
      <w:ins w:author="Stuti Srivastava" w:id="25" w:date="2026-06-23T20:13:30Z">
        <w:r w:rsidDel="00000000" w:rsidR="00000000" w:rsidRPr="00000000">
          <w:rPr>
            <w:rtl w:val="0"/>
          </w:rPr>
          <w:t xml:space="preserve"> Top</w:t>
        </w:r>
      </w:ins>
      <w:r w:rsidDel="00000000" w:rsidR="00000000" w:rsidRPr="00000000">
        <w:rPr>
          <w:rtl w:val="0"/>
        </w:rPr>
        <w:t xml:space="preserve"> 1% and this prize could be yours."</w:t>
      </w:r>
    </w:p>
    <w:p w:rsidR="00000000" w:rsidDel="00000000" w:rsidP="00000000" w:rsidRDefault="00000000" w:rsidRPr="00000000" w14:paraId="00000052">
      <w:pPr>
        <w:pStyle w:val="Heading3"/>
        <w:rPr/>
      </w:pPr>
      <w:r w:rsidDel="00000000" w:rsidR="00000000" w:rsidRPr="00000000">
        <w:rPr>
          <w:rtl w:val="0"/>
        </w:rPr>
        <w:t xml:space="preserve">Ready gate card (after the tour)</w:t>
      </w:r>
    </w:p>
    <w:p w:rsidR="00000000" w:rsidDel="00000000" w:rsidP="00000000" w:rsidRDefault="00000000" w:rsidRPr="00000000" w14:paraId="00000053">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"Instructions complete"</w:t>
      </w:r>
    </w:p>
    <w:p w:rsidR="00000000" w:rsidDel="00000000" w:rsidP="00000000" w:rsidRDefault="00000000" w:rsidRPr="00000000" w14:paraId="00000054">
      <w:pPr>
        <w:numPr>
          <w:ilvl w:val="0"/>
          <w:numId w:val="1"/>
        </w:numPr>
        <w:spacing w:after="60" w:lineRule="auto"/>
        <w:ind w:left="460" w:hanging="260"/>
      </w:pPr>
      <w:r w:rsidDel="00000000" w:rsidR="00000000" w:rsidRPr="00000000">
        <w:rPr>
          <w:b w:val="1"/>
          <w:bCs w:val="1"/>
          <w:rtl w:val="0"/>
        </w:rPr>
        <w:t xml:space="preserve">Title: </w:t>
      </w:r>
      <w:r w:rsidDel="00000000" w:rsidR="00000000" w:rsidRPr="00000000">
        <w:rPr>
          <w:rtl w:val="0"/>
        </w:rPr>
        <w:t xml:space="preserve">"Ready to play?"</w:t>
      </w:r>
    </w:p>
    <w:p w:rsidR="00000000" w:rsidDel="00000000" w:rsidP="00000000" w:rsidRDefault="00000000" w:rsidRPr="00000000" w14:paraId="00000055">
      <w:pPr>
        <w:numPr>
          <w:ilvl w:val="0"/>
          <w:numId w:val="1"/>
        </w:numPr>
        <w:spacing w:after="60" w:lineRule="auto"/>
        <w:ind w:left="460" w:hanging="260"/>
        <w:rPr>
          <w:ins w:author="Stuti Srivastava" w:id="26" w:date="2026-06-23T20:14:45Z"/>
        </w:rPr>
      </w:pPr>
      <w:r w:rsidDel="00000000" w:rsidR="00000000" w:rsidRPr="00000000">
        <w:rPr>
          <w:b w:val="1"/>
          <w:bCs w:val="1"/>
          <w:rtl w:val="0"/>
        </w:rPr>
        <w:t xml:space="preserve">Body: </w:t>
      </w:r>
      <w:r w:rsidDel="00000000" w:rsidR="00000000" w:rsidRPr="00000000">
        <w:rPr>
          <w:rtl w:val="0"/>
        </w:rPr>
        <w:t xml:space="preserve">"The clock starts the moment you click below. </w:t>
      </w:r>
      <w:ins w:author="Stuti Srivastava" w:id="26" w:date="2026-06-23T20:14:45Z">
        <w:r w:rsidDel="00000000" w:rsidR="00000000" w:rsidRPr="00000000">
          <w:rPr>
            <w:rtl w:val="0"/>
          </w:rPr>
          <w:t xml:space="preserve">The first question is a 90% question. Most of India gets it right. Don't be an outlier.</w:t>
        </w:r>
      </w:ins>
    </w:p>
    <w:p w:rsidR="00000000" w:rsidDel="00000000" w:rsidP="00000000" w:rsidRDefault="00000000" w:rsidRPr="00000000" w14:paraId="00000056">
      <w:pPr>
        <w:numPr>
          <w:ilvl w:val="0"/>
          <w:numId w:val="1"/>
        </w:numPr>
        <w:spacing w:after="60" w:lineRule="auto"/>
        <w:ind w:left="460" w:hanging="260"/>
      </w:pPr>
      <w:ins w:author="Stuti Srivastava" w:id="27" w:date="2026-06-23T20:13:46Z">
        <w:del w:author="Stuti Srivastava" w:id="26" w:date="2026-06-23T20:14:45Z">
          <w:r w:rsidDel="00000000" w:rsidR="00000000" w:rsidRPr="00000000">
            <w:rPr>
              <w:rtl w:val="0"/>
            </w:rPr>
            <w:delText xml:space="preserve">The first</w:delText>
          </w:r>
        </w:del>
      </w:ins>
      <w:del w:author="Stuti Srivastava" w:id="26" w:date="2026-06-23T20:14:45Z">
        <w:r w:rsidDel="00000000" w:rsidR="00000000" w:rsidRPr="00000000">
          <w:rPr>
            <w:rtl w:val="0"/>
          </w:rPr>
          <w:delText xml:space="preserve">First</w:delText>
        </w:r>
        <w:r w:rsidDel="00000000" w:rsidR="00000000" w:rsidRPr="00000000">
          <w:rPr>
            <w:rtl w:val="0"/>
          </w:rPr>
          <w:delText xml:space="preserve"> question is 90%, most of India gets it right. Don't be the outlier."</w:delText>
        </w:r>
      </w:del>
      <w:r w:rsidDel="00000000" w:rsidR="00000000" w:rsidRPr="00000000">
        <w:rPr>
          <w:rtl w:val="0"/>
        </w:rPr>
      </w:r>
    </w:p>
    <w:p w:rsidR="00000000" w:rsidDel="00000000" w:rsidP="00000000" w:rsidRDefault="00000000" w:rsidRPr="00000000" w14:paraId="00000057">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"Start question 1" (primary), "Replay instructions" (secondary)</w:t>
      </w:r>
    </w:p>
    <w:p w:rsidR="00000000" w:rsidDel="00000000" w:rsidP="00000000" w:rsidRDefault="00000000" w:rsidRPr="00000000" w14:paraId="00000058">
      <w:pPr>
        <w:pStyle w:val="Heading2"/>
        <w:rPr/>
      </w:pPr>
      <w:r w:rsidDel="00000000" w:rsidR="00000000" w:rsidRPr="00000000">
        <w:rPr>
          <w:rtl w:val="0"/>
        </w:rPr>
        <w:t xml:space="preserve">1.7  Question screen (the wording around the question)</w:t>
      </w:r>
    </w:p>
    <w:p w:rsidR="00000000" w:rsidDel="00000000" w:rsidP="00000000" w:rsidRDefault="00000000" w:rsidRPr="00000000" w14:paraId="00000059">
      <w:pPr>
        <w:spacing w:after="100" w:lineRule="auto"/>
        <w:rPr/>
      </w:pPr>
      <w:r w:rsidDel="00000000" w:rsidR="00000000" w:rsidRPr="00000000">
        <w:rPr>
          <w:i w:val="1"/>
          <w:iCs w:val="1"/>
          <w:color w:val="6b6b6b"/>
          <w:rtl w:val="0"/>
        </w:rPr>
        <w:t xml:space="preserve">The questions themselves are in Part 4. This covers the words on the screen surrounding them.</w:t>
      </w:r>
      <w:r w:rsidDel="00000000" w:rsidR="00000000" w:rsidRPr="00000000">
        <w:rPr>
          <w:rtl w:val="0"/>
        </w:rPr>
      </w:r>
    </w:p>
    <w:p w:rsidR="00000000" w:rsidDel="00000000" w:rsidP="00000000" w:rsidRDefault="00000000" w:rsidRPr="00000000" w14:paraId="0000005A">
      <w:pPr>
        <w:numPr>
          <w:ilvl w:val="0"/>
          <w:numId w:val="1"/>
        </w:numPr>
        <w:spacing w:after="60" w:lineRule="auto"/>
        <w:ind w:left="460" w:hanging="260"/>
      </w:pPr>
      <w:r w:rsidDel="00000000" w:rsidR="00000000" w:rsidRPr="00000000">
        <w:rPr>
          <w:b w:val="1"/>
          <w:bCs w:val="1"/>
          <w:rtl w:val="0"/>
        </w:rPr>
        <w:t xml:space="preserve">Top-left chip: </w:t>
      </w:r>
      <w:r w:rsidDel="00000000" w:rsidR="00000000" w:rsidRPr="00000000">
        <w:rPr>
          <w:rtl w:val="0"/>
        </w:rPr>
        <w:t xml:space="preserve">"Pot", with the live amount, for example ₹28L</w:t>
      </w:r>
    </w:p>
    <w:p w:rsidR="00000000" w:rsidDel="00000000" w:rsidP="00000000" w:rsidRDefault="00000000" w:rsidRPr="00000000" w14:paraId="0000005B">
      <w:pPr>
        <w:numPr>
          <w:ilvl w:val="0"/>
          <w:numId w:val="1"/>
        </w:numPr>
        <w:spacing w:after="60" w:lineRule="auto"/>
        <w:ind w:left="460" w:hanging="260"/>
      </w:pPr>
      <w:r w:rsidDel="00000000" w:rsidR="00000000" w:rsidRPr="00000000">
        <w:rPr>
          <w:b w:val="1"/>
          <w:bCs w:val="1"/>
          <w:rtl w:val="0"/>
        </w:rPr>
        <w:t xml:space="preserve">Top-right chip: </w:t>
      </w:r>
      <w:r w:rsidDel="00000000" w:rsidR="00000000" w:rsidRPr="00000000">
        <w:rPr>
          <w:rtl w:val="0"/>
        </w:rPr>
        <w:t xml:space="preserve">"Players", with the live count, for example 45/100</w:t>
      </w:r>
    </w:p>
    <w:p w:rsidR="00000000" w:rsidDel="00000000" w:rsidP="00000000" w:rsidRDefault="00000000" w:rsidRPr="00000000" w14:paraId="0000005C">
      <w:pPr>
        <w:numPr>
          <w:ilvl w:val="0"/>
          <w:numId w:val="1"/>
        </w:numPr>
        <w:spacing w:after="60" w:lineRule="auto"/>
        <w:ind w:left="460" w:hanging="260"/>
      </w:pPr>
      <w:r w:rsidDel="00000000" w:rsidR="00000000" w:rsidRPr="00000000">
        <w:rPr>
          <w:b w:val="1"/>
          <w:bCs w:val="1"/>
          <w:rtl w:val="0"/>
        </w:rPr>
        <w:t xml:space="preserve">Timer controls (desktop): </w:t>
      </w:r>
      <w:r w:rsidDel="00000000" w:rsidR="00000000" w:rsidRPr="00000000">
        <w:rPr>
          <w:rtl w:val="0"/>
        </w:rPr>
        <w:t xml:space="preserve">a countdown in seconds, plus "Pause timer" / "Resume timer", and "Paused" when paused</w:t>
      </w:r>
    </w:p>
    <w:p w:rsidR="00000000" w:rsidDel="00000000" w:rsidP="00000000" w:rsidRDefault="00000000" w:rsidRPr="00000000" w14:paraId="0000005D">
      <w:pPr>
        <w:numPr>
          <w:ilvl w:val="0"/>
          <w:numId w:val="1"/>
        </w:numPr>
        <w:spacing w:after="60" w:lineRule="auto"/>
        <w:ind w:left="460" w:hanging="260"/>
      </w:pPr>
      <w:r w:rsidDel="00000000" w:rsidR="00000000" w:rsidRPr="00000000">
        <w:rPr>
          <w:b w:val="1"/>
          <w:bCs w:val="1"/>
          <w:rtl w:val="0"/>
        </w:rPr>
        <w:t xml:space="preserve">Mobile percentage chip: </w:t>
      </w:r>
      <w:r w:rsidDel="00000000" w:rsidR="00000000" w:rsidRPr="00000000">
        <w:rPr>
          <w:rtl w:val="0"/>
        </w:rPr>
        <w:t xml:space="preserve">caption "question" under the % number, timer label "Time left"</w:t>
      </w:r>
    </w:p>
    <w:p w:rsidR="00000000" w:rsidDel="00000000" w:rsidP="00000000" w:rsidRDefault="00000000" w:rsidRPr="00000000" w14:paraId="0000005E">
      <w:pPr>
        <w:numPr>
          <w:ilvl w:val="0"/>
          <w:numId w:val="1"/>
        </w:numPr>
        <w:spacing w:after="60" w:lineRule="auto"/>
        <w:ind w:left="460" w:hanging="260"/>
      </w:pPr>
      <w:r w:rsidDel="00000000" w:rsidR="00000000" w:rsidRPr="00000000">
        <w:rPr>
          <w:b w:val="1"/>
          <w:bCs w:val="1"/>
          <w:rtl w:val="0"/>
        </w:rPr>
        <w:t xml:space="preserve">Host status chip: </w:t>
      </w:r>
      <w:r w:rsidDel="00000000" w:rsidR="00000000" w:rsidRPr="00000000">
        <w:rPr>
          <w:rtl w:val="0"/>
        </w:rPr>
        <w:t xml:space="preserve">"Host is speaking" (while narrating) / "Host muted" (when muted)</w:t>
      </w:r>
    </w:p>
    <w:p w:rsidR="00000000" w:rsidDel="00000000" w:rsidP="00000000" w:rsidRDefault="00000000" w:rsidRPr="00000000" w14:paraId="0000005F">
      <w:pPr>
        <w:numPr>
          <w:ilvl w:val="0"/>
          <w:numId w:val="1"/>
        </w:numPr>
        <w:spacing w:after="60" w:lineRule="auto"/>
        <w:ind w:left="460" w:hanging="260"/>
      </w:pPr>
      <w:r w:rsidDel="00000000" w:rsidR="00000000" w:rsidRPr="00000000">
        <w:rPr>
          <w:b w:val="1"/>
          <w:bCs w:val="1"/>
          <w:rtl w:val="0"/>
        </w:rPr>
        <w:t xml:space="preserve">Playing-along note: </w:t>
      </w:r>
      <w:r w:rsidDel="00000000" w:rsidR="00000000" w:rsidRPr="00000000">
        <w:rPr>
          <w:rtl w:val="0"/>
        </w:rPr>
        <w:t xml:space="preserve">"Playing along, unscored"</w:t>
      </w:r>
    </w:p>
    <w:p w:rsidR="00000000" w:rsidDel="00000000" w:rsidP="00000000" w:rsidRDefault="00000000" w:rsidRPr="00000000" w14:paraId="00000060">
      <w:pPr>
        <w:numPr>
          <w:ilvl w:val="0"/>
          <w:numId w:val="1"/>
        </w:numPr>
        <w:spacing w:after="60" w:lineRule="auto"/>
        <w:ind w:left="460" w:hanging="260"/>
      </w:pPr>
      <w:r w:rsidDel="00000000" w:rsidR="00000000" w:rsidRPr="00000000">
        <w:rPr>
          <w:rtl w:val="0"/>
        </w:rPr>
        <w:t xml:space="preserve">Heads-up hint chip (appears briefly, about 5 seconds, depending on the question type):</w:t>
      </w:r>
    </w:p>
    <w:p w:rsidR="00000000" w:rsidDel="00000000" w:rsidP="00000000" w:rsidRDefault="00000000" w:rsidRPr="00000000" w14:paraId="00000061">
      <w:pPr>
        <w:numPr>
          <w:ilvl w:val="1"/>
          <w:numId w:val="1"/>
        </w:numPr>
        <w:spacing w:after="60" w:lineRule="auto"/>
        <w:ind w:left="920" w:hanging="260"/>
        <w:rPr>
          <w:ins w:author="Stuti Srivastava" w:id="28" w:date="2026-06-23T20:16:41Z"/>
        </w:rPr>
      </w:pPr>
      <w:r w:rsidDel="00000000" w:rsidR="00000000" w:rsidRPr="00000000">
        <w:rPr>
          <w:b w:val="1"/>
          <w:bCs w:val="1"/>
          <w:rtl w:val="0"/>
        </w:rPr>
        <w:t xml:space="preserve">Multi-image question: </w:t>
      </w:r>
      <w:r w:rsidDel="00000000" w:rsidR="00000000" w:rsidRPr="00000000">
        <w:rPr>
          <w:rtl w:val="0"/>
        </w:rPr>
        <w:t xml:space="preserve">"</w:t>
      </w:r>
      <w:ins w:author="Stuti Srivastava" w:id="28" w:date="2026-06-23T20:16:41Z">
        <w:r w:rsidDel="00000000" w:rsidR="00000000" w:rsidRPr="00000000">
          <w:rPr>
            <w:rtl w:val="0"/>
          </w:rPr>
          <w:t xml:space="preserve">Swipe or use the arrows to compare each photo, then tap your choice to lock it in.</w:t>
        </w:r>
      </w:ins>
    </w:p>
    <w:p w:rsidR="00000000" w:rsidDel="00000000" w:rsidP="00000000" w:rsidRDefault="00000000" w:rsidRPr="00000000" w14:paraId="00000062">
      <w:pPr>
        <w:numPr>
          <w:ilvl w:val="1"/>
          <w:numId w:val="1"/>
        </w:numPr>
        <w:spacing w:after="60" w:lineRule="auto"/>
        <w:ind w:left="920" w:hanging="260"/>
      </w:pPr>
      <w:del w:author="Stuti Srivastava" w:id="28" w:date="2026-06-23T20:16:41Z">
        <w:r w:rsidDel="00000000" w:rsidR="00000000" w:rsidRPr="00000000">
          <w:rPr>
            <w:rtl w:val="0"/>
          </w:rPr>
          <w:delText xml:space="preserve">Swipe, or use the arrows, to compare each photo, then tap a photo to lock it in."</w:delText>
        </w:r>
      </w:del>
      <w:r w:rsidDel="00000000" w:rsidR="00000000" w:rsidRPr="00000000">
        <w:rPr>
          <w:rtl w:val="0"/>
        </w:rPr>
      </w:r>
    </w:p>
    <w:p w:rsidR="00000000" w:rsidDel="00000000" w:rsidP="00000000" w:rsidRDefault="00000000" w:rsidRPr="00000000" w14:paraId="00000063">
      <w:pPr>
        <w:numPr>
          <w:ilvl w:val="1"/>
          <w:numId w:val="1"/>
        </w:numPr>
        <w:spacing w:after="60" w:lineRule="auto"/>
        <w:ind w:left="920" w:hanging="260"/>
      </w:pPr>
      <w:r w:rsidDel="00000000" w:rsidR="00000000" w:rsidRPr="00000000">
        <w:rPr>
          <w:b w:val="1"/>
          <w:bCs w:val="1"/>
          <w:rtl w:val="0"/>
        </w:rPr>
        <w:t xml:space="preserve">Typed-answer question: </w:t>
      </w:r>
      <w:r w:rsidDel="00000000" w:rsidR="00000000" w:rsidRPr="00000000">
        <w:rPr>
          <w:rtl w:val="0"/>
        </w:rPr>
        <w:t xml:space="preserve">"Type your answer in the answer box, then hit Submit."</w:t>
      </w:r>
    </w:p>
    <w:p w:rsidR="00000000" w:rsidDel="00000000" w:rsidP="00000000" w:rsidRDefault="00000000" w:rsidRPr="00000000" w14:paraId="00000064">
      <w:pPr>
        <w:numPr>
          <w:ilvl w:val="1"/>
          <w:numId w:val="1"/>
        </w:numPr>
        <w:spacing w:after="60" w:lineRule="auto"/>
        <w:ind w:left="920" w:hanging="260"/>
      </w:pPr>
      <w:r w:rsidDel="00000000" w:rsidR="00000000" w:rsidRPr="00000000">
        <w:rPr>
          <w:b w:val="1"/>
          <w:bCs w:val="1"/>
          <w:rtl w:val="0"/>
        </w:rPr>
        <w:t xml:space="preserve">Other questions: </w:t>
      </w:r>
      <w:r w:rsidDel="00000000" w:rsidR="00000000" w:rsidRPr="00000000">
        <w:rPr>
          <w:rtl w:val="0"/>
        </w:rPr>
        <w:t xml:space="preserve">"Choose carefully, once you select and submit, there's no changing your answer."</w:t>
      </w:r>
    </w:p>
    <w:p w:rsidR="00000000" w:rsidDel="00000000" w:rsidP="00000000" w:rsidRDefault="00000000" w:rsidRPr="00000000" w14:paraId="00000065">
      <w:pPr>
        <w:numPr>
          <w:ilvl w:val="0"/>
          <w:numId w:val="1"/>
        </w:numPr>
        <w:spacing w:after="60" w:lineRule="auto"/>
        <w:ind w:left="460" w:hanging="260"/>
      </w:pPr>
      <w:r w:rsidDel="00000000" w:rsidR="00000000" w:rsidRPr="00000000">
        <w:rPr>
          <w:b w:val="1"/>
          <w:bCs w:val="1"/>
          <w:rtl w:val="0"/>
        </w:rPr>
        <w:t xml:space="preserve">Typed-answer placeholder: </w:t>
      </w:r>
      <w:r w:rsidDel="00000000" w:rsidR="00000000" w:rsidRPr="00000000">
        <w:rPr>
          <w:rtl w:val="0"/>
        </w:rPr>
        <w:t xml:space="preserve">"Type your answer here..."</w:t>
      </w:r>
    </w:p>
    <w:p w:rsidR="00000000" w:rsidDel="00000000" w:rsidP="00000000" w:rsidRDefault="00000000" w:rsidRPr="00000000" w14:paraId="00000066">
      <w:pPr>
        <w:numPr>
          <w:ilvl w:val="0"/>
          <w:numId w:val="1"/>
        </w:numPr>
        <w:spacing w:after="60" w:lineRule="auto"/>
        <w:ind w:left="460" w:hanging="260"/>
      </w:pPr>
      <w:r w:rsidDel="00000000" w:rsidR="00000000" w:rsidRPr="00000000">
        <w:rPr>
          <w:b w:val="1"/>
          <w:bCs w:val="1"/>
          <w:rtl w:val="0"/>
        </w:rPr>
        <w:t xml:space="preserve">Submit button: </w:t>
      </w:r>
      <w:r w:rsidDel="00000000" w:rsidR="00000000" w:rsidRPr="00000000">
        <w:rPr>
          <w:rtl w:val="0"/>
        </w:rPr>
        <w:t xml:space="preserve">"Submit" (while checking: "Checking...")</w:t>
      </w:r>
    </w:p>
    <w:p w:rsidR="00000000" w:rsidDel="00000000" w:rsidP="00000000" w:rsidRDefault="00000000" w:rsidRPr="00000000" w14:paraId="00000067">
      <w:pPr>
        <w:numPr>
          <w:ilvl w:val="0"/>
          <w:numId w:val="1"/>
        </w:numPr>
        <w:spacing w:after="60" w:lineRule="auto"/>
        <w:ind w:left="460" w:hanging="260"/>
      </w:pPr>
      <w:r w:rsidDel="00000000" w:rsidR="00000000" w:rsidRPr="00000000">
        <w:rPr>
          <w:b w:val="1"/>
          <w:bCs w:val="1"/>
          <w:rtl w:val="0"/>
        </w:rPr>
        <w:t xml:space="preserve">Image arrows: </w:t>
      </w:r>
      <w:r w:rsidDel="00000000" w:rsidR="00000000" w:rsidRPr="00000000">
        <w:rPr>
          <w:rtl w:val="0"/>
        </w:rPr>
        <w:t xml:space="preserve">"Previous photo" / "Next photo"</w:t>
      </w:r>
    </w:p>
    <w:p w:rsidR="00000000" w:rsidDel="00000000" w:rsidP="00000000" w:rsidRDefault="00000000" w:rsidRPr="00000000" w14:paraId="00000068">
      <w:pPr>
        <w:spacing w:after="40" w:lineRule="auto"/>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Lifeline (one per game, from the 50% question onward, never on the 1% question)</w:t>
      </w:r>
    </w:p>
    <w:p w:rsidR="00000000" w:rsidDel="00000000" w:rsidP="00000000" w:rsidRDefault="00000000" w:rsidRPr="00000000" w14:paraId="0000006A">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"Lifeline  ·  Skip this question (1 left)"</w:t>
      </w:r>
    </w:p>
    <w:p w:rsidR="00000000" w:rsidDel="00000000" w:rsidP="00000000" w:rsidRDefault="00000000" w:rsidRPr="00000000" w14:paraId="0000006B">
      <w:pPr>
        <w:numPr>
          <w:ilvl w:val="0"/>
          <w:numId w:val="1"/>
        </w:numPr>
        <w:spacing w:after="60" w:lineRule="auto"/>
        <w:ind w:left="460" w:hanging="260"/>
      </w:pPr>
      <w:r w:rsidDel="00000000" w:rsidR="00000000" w:rsidRPr="00000000">
        <w:rPr>
          <w:b w:val="1"/>
          <w:bCs w:val="1"/>
          <w:rtl w:val="0"/>
        </w:rPr>
        <w:t xml:space="preserve">After first tap (confirm): </w:t>
      </w:r>
      <w:r w:rsidDel="00000000" w:rsidR="00000000" w:rsidRPr="00000000">
        <w:rPr>
          <w:rtl w:val="0"/>
        </w:rPr>
        <w:t xml:space="preserve">"Tap again to skip this question"</w:t>
      </w:r>
    </w:p>
    <w:p w:rsidR="00000000" w:rsidDel="00000000" w:rsidP="00000000" w:rsidRDefault="00000000" w:rsidRPr="00000000" w14:paraId="0000006C">
      <w:pPr>
        <w:pStyle w:val="Heading3"/>
        <w:rPr/>
      </w:pPr>
      <w:r w:rsidDel="00000000" w:rsidR="00000000" w:rsidRPr="00000000">
        <w:rPr>
          <w:rtl w:val="0"/>
        </w:rPr>
        <w:t xml:space="preserve">Answer-locked chip</w:t>
      </w:r>
    </w:p>
    <w:p w:rsidR="00000000" w:rsidDel="00000000" w:rsidP="00000000" w:rsidRDefault="00000000" w:rsidRPr="00000000" w14:paraId="0000006D">
      <w:pPr>
        <w:numPr>
          <w:ilvl w:val="0"/>
          <w:numId w:val="1"/>
        </w:numPr>
        <w:spacing w:after="60" w:lineRule="auto"/>
        <w:ind w:left="460" w:hanging="260"/>
      </w:pPr>
      <w:r w:rsidDel="00000000" w:rsidR="00000000" w:rsidRPr="00000000">
        <w:rPr>
          <w:b w:val="1"/>
          <w:bCs w:val="1"/>
          <w:rtl w:val="0"/>
        </w:rPr>
        <w:t xml:space="preserve">Normal: </w:t>
      </w:r>
      <w:r w:rsidDel="00000000" w:rsidR="00000000" w:rsidRPr="00000000">
        <w:rPr>
          <w:rtl w:val="0"/>
        </w:rPr>
        <w:t xml:space="preserve">"Answer locked, waiting for the timer..."</w:t>
      </w:r>
    </w:p>
    <w:p w:rsidR="00000000" w:rsidDel="00000000" w:rsidP="00000000" w:rsidRDefault="00000000" w:rsidRPr="00000000" w14:paraId="0000006E">
      <w:pPr>
        <w:numPr>
          <w:ilvl w:val="0"/>
          <w:numId w:val="1"/>
        </w:numPr>
        <w:spacing w:after="60" w:lineRule="auto"/>
        <w:ind w:left="460" w:hanging="260"/>
      </w:pPr>
      <w:r w:rsidDel="00000000" w:rsidR="00000000" w:rsidRPr="00000000">
        <w:rPr>
          <w:b w:val="1"/>
          <w:bCs w:val="1"/>
          <w:rtl w:val="0"/>
        </w:rPr>
        <w:t xml:space="preserve">After a lifeline: </w:t>
      </w:r>
      <w:r w:rsidDel="00000000" w:rsidR="00000000" w:rsidRPr="00000000">
        <w:rPr>
          <w:rtl w:val="0"/>
        </w:rPr>
        <w:t xml:space="preserve">"Lifeline used, question skipped. Waiting for the timer..."</w:t>
      </w:r>
    </w:p>
    <w:p w:rsidR="00000000" w:rsidDel="00000000" w:rsidP="00000000" w:rsidRDefault="00000000" w:rsidRPr="00000000" w14:paraId="0000006F">
      <w:pPr>
        <w:pStyle w:val="Heading3"/>
        <w:rPr/>
      </w:pPr>
      <w:r w:rsidDel="00000000" w:rsidR="00000000" w:rsidRPr="00000000">
        <w:rPr>
          <w:rtl w:val="0"/>
        </w:rPr>
        <w:t xml:space="preserve">Result banners (when the answer is revealed)</w:t>
      </w:r>
    </w:p>
    <w:p w:rsidR="00000000" w:rsidDel="00000000" w:rsidP="00000000" w:rsidRDefault="00000000" w:rsidRPr="00000000" w14:paraId="00000070">
      <w:pPr>
        <w:numPr>
          <w:ilvl w:val="0"/>
          <w:numId w:val="1"/>
        </w:numPr>
        <w:spacing w:after="60" w:lineRule="auto"/>
        <w:ind w:left="460" w:hanging="260"/>
      </w:pPr>
      <w:r w:rsidDel="00000000" w:rsidR="00000000" w:rsidRPr="00000000">
        <w:rPr>
          <w:b w:val="1"/>
          <w:bCs w:val="1"/>
          <w:rtl w:val="0"/>
        </w:rPr>
        <w:t xml:space="preserve">Correct: </w:t>
      </w:r>
      <w:r w:rsidDel="00000000" w:rsidR="00000000" w:rsidRPr="00000000">
        <w:rPr>
          <w:rtl w:val="0"/>
        </w:rPr>
        <w:t xml:space="preserve">"Correct!" (or, for observation questions, "Well observed.")</w:t>
      </w:r>
    </w:p>
    <w:p w:rsidR="00000000" w:rsidDel="00000000" w:rsidP="00000000" w:rsidRDefault="00000000" w:rsidRPr="00000000" w14:paraId="00000071">
      <w:pPr>
        <w:numPr>
          <w:ilvl w:val="0"/>
          <w:numId w:val="1"/>
        </w:numPr>
        <w:spacing w:after="60" w:lineRule="auto"/>
        <w:ind w:left="460" w:hanging="260"/>
      </w:pPr>
      <w:r w:rsidDel="00000000" w:rsidR="00000000" w:rsidRPr="00000000">
        <w:rPr>
          <w:b w:val="1"/>
          <w:bCs w:val="1"/>
          <w:rtl w:val="0"/>
        </w:rPr>
        <w:t xml:space="preserve">Wrong: </w:t>
      </w:r>
      <w:r w:rsidDel="00000000" w:rsidR="00000000" w:rsidRPr="00000000">
        <w:rPr>
          <w:rtl w:val="0"/>
        </w:rPr>
        <w:t xml:space="preserve">"Wrong answer. It was {correct answer}"</w:t>
      </w:r>
    </w:p>
    <w:p w:rsidR="00000000" w:rsidDel="00000000" w:rsidP="00000000" w:rsidRDefault="00000000" w:rsidRPr="00000000" w14:paraId="00000072">
      <w:pPr>
        <w:numPr>
          <w:ilvl w:val="0"/>
          <w:numId w:val="1"/>
        </w:numPr>
        <w:spacing w:after="60" w:lineRule="auto"/>
        <w:ind w:left="460" w:hanging="260"/>
      </w:pPr>
      <w:r w:rsidDel="00000000" w:rsidR="00000000" w:rsidRPr="00000000">
        <w:rPr>
          <w:b w:val="1"/>
          <w:bCs w:val="1"/>
          <w:rtl w:val="0"/>
        </w:rPr>
        <w:t xml:space="preserve">Time up: </w:t>
      </w:r>
      <w:r w:rsidDel="00000000" w:rsidR="00000000" w:rsidRPr="00000000">
        <w:rPr>
          <w:rtl w:val="0"/>
        </w:rPr>
        <w:t xml:space="preserve">"Time's up." (followed by the correct answer)</w:t>
      </w:r>
    </w:p>
    <w:p w:rsidR="00000000" w:rsidDel="00000000" w:rsidP="00000000" w:rsidRDefault="00000000" w:rsidRPr="00000000" w14:paraId="00000073">
      <w:pPr>
        <w:numPr>
          <w:ilvl w:val="0"/>
          <w:numId w:val="1"/>
        </w:numPr>
        <w:spacing w:after="60" w:lineRule="auto"/>
        <w:ind w:left="460" w:hanging="260"/>
      </w:pPr>
      <w:r w:rsidDel="00000000" w:rsidR="00000000" w:rsidRPr="00000000">
        <w:rPr>
          <w:b w:val="1"/>
          <w:bCs w:val="1"/>
          <w:rtl w:val="0"/>
        </w:rPr>
        <w:t xml:space="preserve">Lifeline skipped: </w:t>
      </w:r>
      <w:r w:rsidDel="00000000" w:rsidR="00000000" w:rsidRPr="00000000">
        <w:rPr>
          <w:rtl w:val="0"/>
        </w:rPr>
        <w:t xml:space="preserve">"Lifeline used, you're safe this round. The </w:t>
      </w:r>
      <w:ins w:author="Stuti Srivastava" w:id="29" w:date="2026-06-23T20:18:11Z">
        <w:r w:rsidDel="00000000" w:rsidR="00000000" w:rsidRPr="00000000">
          <w:rPr>
            <w:rtl w:val="0"/>
          </w:rPr>
          <w:t xml:space="preserve">correct </w:t>
        </w:r>
      </w:ins>
      <w:r w:rsidDel="00000000" w:rsidR="00000000" w:rsidRPr="00000000">
        <w:rPr>
          <w:rtl w:val="0"/>
        </w:rPr>
        <w:t xml:space="preserve">answer was {correct answer}"</w:t>
      </w:r>
    </w:p>
    <w:p w:rsidR="00000000" w:rsidDel="00000000" w:rsidP="00000000" w:rsidRDefault="00000000" w:rsidRPr="00000000" w14:paraId="00000074">
      <w:pPr>
        <w:pStyle w:val="Heading3"/>
        <w:rPr/>
      </w:pPr>
      <w:r w:rsidDel="00000000" w:rsidR="00000000" w:rsidRPr="00000000">
        <w:rPr>
          <w:rtl w:val="0"/>
        </w:rPr>
        <w:t xml:space="preserve">Locked overlay (multiplayer, waiting for the shared reveal)</w:t>
      </w:r>
    </w:p>
    <w:p w:rsidR="00000000" w:rsidDel="00000000" w:rsidP="00000000" w:rsidRDefault="00000000" w:rsidRPr="00000000" w14:paraId="00000075">
      <w:pPr>
        <w:numPr>
          <w:ilvl w:val="0"/>
          <w:numId w:val="1"/>
        </w:numPr>
        <w:spacing w:after="60" w:lineRule="auto"/>
        <w:ind w:left="460" w:hanging="260"/>
      </w:pPr>
      <w:r w:rsidDel="00000000" w:rsidR="00000000" w:rsidRPr="00000000">
        <w:rPr>
          <w:b w:val="1"/>
          <w:bCs w:val="1"/>
          <w:rtl w:val="0"/>
        </w:rPr>
        <w:t xml:space="preserve">Normal: </w:t>
      </w:r>
      <w:r w:rsidDel="00000000" w:rsidR="00000000" w:rsidRPr="00000000">
        <w:rPr>
          <w:rtl w:val="0"/>
        </w:rPr>
        <w:t xml:space="preserve">"Your answer is now locked. Sit tight for the answer reveal after the timer ends."</w:t>
      </w:r>
    </w:p>
    <w:p w:rsidR="00000000" w:rsidDel="00000000" w:rsidP="00000000" w:rsidRDefault="00000000" w:rsidRPr="00000000" w14:paraId="00000076">
      <w:pPr>
        <w:numPr>
          <w:ilvl w:val="0"/>
          <w:numId w:val="1"/>
        </w:numPr>
        <w:spacing w:after="60" w:lineRule="auto"/>
        <w:ind w:left="460" w:hanging="260"/>
      </w:pPr>
      <w:r w:rsidDel="00000000" w:rsidR="00000000" w:rsidRPr="00000000">
        <w:rPr>
          <w:b w:val="1"/>
          <w:bCs w:val="1"/>
          <w:rtl w:val="0"/>
        </w:rPr>
        <w:t xml:space="preserve">Skipped: </w:t>
      </w:r>
      <w:r w:rsidDel="00000000" w:rsidR="00000000" w:rsidRPr="00000000">
        <w:rPr>
          <w:rtl w:val="0"/>
        </w:rPr>
        <w:t xml:space="preserve">"Question skipped, lifeline used. You're safe this round. Sit tight for the answer reveal after the timer ends."</w:t>
      </w:r>
    </w:p>
    <w:p w:rsidR="00000000" w:rsidDel="00000000" w:rsidP="00000000" w:rsidRDefault="00000000" w:rsidRPr="00000000" w14:paraId="00000077">
      <w:pPr>
        <w:pStyle w:val="Heading2"/>
        <w:rPr/>
      </w:pPr>
      <w:r w:rsidDel="00000000" w:rsidR="00000000" w:rsidRPr="00000000">
        <w:rPr>
          <w:rtl w:val="0"/>
        </w:rPr>
        <w:t xml:space="preserve">1.8  After-round reveal</w:t>
      </w:r>
    </w:p>
    <w:p w:rsidR="00000000" w:rsidDel="00000000" w:rsidP="00000000" w:rsidRDefault="00000000" w:rsidRPr="00000000" w14:paraId="00000078">
      <w:pPr>
        <w:numPr>
          <w:ilvl w:val="0"/>
          <w:numId w:val="1"/>
        </w:numPr>
        <w:spacing w:after="60" w:lineRule="auto"/>
        <w:ind w:left="460" w:hanging="260"/>
      </w:pPr>
      <w:r w:rsidDel="00000000" w:rsidR="00000000" w:rsidRPr="00000000">
        <w:rPr>
          <w:b w:val="1"/>
          <w:bCs w:val="1"/>
          <w:rtl w:val="0"/>
        </w:rPr>
        <w:t xml:space="preserve">Header: </w:t>
      </w:r>
      <w:r w:rsidDel="00000000" w:rsidR="00000000" w:rsidRPr="00000000">
        <w:rPr>
          <w:rtl w:val="0"/>
        </w:rPr>
        <w:t xml:space="preserve">"After round", {percentage}% question</w:t>
      </w:r>
    </w:p>
    <w:p w:rsidR="00000000" w:rsidDel="00000000" w:rsidP="00000000" w:rsidRDefault="00000000" w:rsidRPr="00000000" w14:paraId="00000079">
      <w:pPr>
        <w:numPr>
          <w:ilvl w:val="0"/>
          <w:numId w:val="1"/>
        </w:numPr>
        <w:spacing w:after="60" w:lineRule="auto"/>
        <w:ind w:left="460" w:hanging="260"/>
      </w:pPr>
      <w:r w:rsidDel="00000000" w:rsidR="00000000" w:rsidRPr="00000000">
        <w:rPr>
          <w:b w:val="1"/>
          <w:bCs w:val="1"/>
          <w:rtl w:val="0"/>
        </w:rPr>
        <w:t xml:space="preserve">Status chip: </w:t>
      </w:r>
      <w:r w:rsidDel="00000000" w:rsidR="00000000" w:rsidRPr="00000000">
        <w:rPr>
          <w:rtl w:val="0"/>
        </w:rPr>
        <w:t xml:space="preserve">"</w:t>
      </w:r>
      <w:ins w:author="Stuti Srivastava" w:id="30" w:date="2026-06-23T20:18:40Z">
        <w:r w:rsidDel="00000000" w:rsidR="00000000" w:rsidRPr="00000000">
          <w:rPr>
            <w:rtl w:val="0"/>
          </w:rPr>
          <w:t xml:space="preserve">Success</w:t>
        </w:r>
      </w:ins>
      <w:del w:author="Stuti Srivastava" w:id="30" w:date="2026-06-23T20:18:40Z">
        <w:r w:rsidDel="00000000" w:rsidR="00000000" w:rsidRPr="00000000">
          <w:rPr>
            <w:rtl w:val="0"/>
          </w:rPr>
          <w:delText xml:space="preserve">Survived</w:delText>
        </w:r>
      </w:del>
      <w:r w:rsidDel="00000000" w:rsidR="00000000" w:rsidRPr="00000000">
        <w:rPr>
          <w:rtl w:val="0"/>
        </w:rPr>
        <w:t xml:space="preserve">" (green) / "Eliminated" (red)</w:t>
      </w:r>
    </w:p>
    <w:p w:rsidR="00000000" w:rsidDel="00000000" w:rsidP="00000000" w:rsidRDefault="00000000" w:rsidRPr="00000000" w14:paraId="0000007A">
      <w:pPr>
        <w:numPr>
          <w:ilvl w:val="0"/>
          <w:numId w:val="1"/>
        </w:numPr>
        <w:spacing w:after="60" w:lineRule="auto"/>
        <w:ind w:left="460" w:hanging="260"/>
      </w:pPr>
      <w:r w:rsidDel="00000000" w:rsidR="00000000" w:rsidRPr="00000000">
        <w:rPr>
          <w:b w:val="1"/>
          <w:bCs w:val="1"/>
          <w:rtl w:val="0"/>
        </w:rPr>
        <w:t xml:space="preserve">Count headline: </w:t>
      </w:r>
      <w:r w:rsidDel="00000000" w:rsidR="00000000" w:rsidRPr="00000000">
        <w:rPr>
          <w:rtl w:val="0"/>
        </w:rPr>
        <w:t xml:space="preserve">"Eliminated this round" (with an animated number)</w:t>
      </w:r>
    </w:p>
    <w:p w:rsidR="00000000" w:rsidDel="00000000" w:rsidP="00000000" w:rsidRDefault="00000000" w:rsidRPr="00000000" w14:paraId="0000007B">
      <w:pPr>
        <w:numPr>
          <w:ilvl w:val="0"/>
          <w:numId w:val="1"/>
        </w:numPr>
        <w:spacing w:after="60" w:lineRule="auto"/>
        <w:ind w:left="460" w:hanging="260"/>
      </w:pPr>
      <w:r w:rsidDel="00000000" w:rsidR="00000000" w:rsidRPr="00000000">
        <w:rPr>
          <w:b w:val="1"/>
          <w:bCs w:val="1"/>
          <w:rtl w:val="0"/>
        </w:rPr>
        <w:t xml:space="preserve">Pot added block: </w:t>
      </w:r>
      <w:r w:rsidDel="00000000" w:rsidR="00000000" w:rsidRPr="00000000">
        <w:rPr>
          <w:rtl w:val="0"/>
        </w:rPr>
        <w:t xml:space="preserve">"Added this round", amount +₹{added}, breakdown "{n} eliminated × ₹1L"</w:t>
      </w:r>
    </w:p>
    <w:p w:rsidR="00000000" w:rsidDel="00000000" w:rsidP="00000000" w:rsidRDefault="00000000" w:rsidRPr="00000000" w14:paraId="0000007C">
      <w:pPr>
        <w:numPr>
          <w:ilvl w:val="0"/>
          <w:numId w:val="1"/>
        </w:numPr>
        <w:spacing w:after="60" w:lineRule="auto"/>
        <w:ind w:left="460" w:hanging="260"/>
      </w:pPr>
      <w:r w:rsidDel="00000000" w:rsidR="00000000" w:rsidRPr="00000000">
        <w:rPr>
          <w:b w:val="1"/>
          <w:bCs w:val="1"/>
          <w:rtl w:val="0"/>
        </w:rPr>
        <w:t xml:space="preserve">Pot total chip: </w:t>
      </w:r>
      <w:r w:rsidDel="00000000" w:rsidR="00000000" w:rsidRPr="00000000">
        <w:rPr>
          <w:rtl w:val="0"/>
        </w:rPr>
        <w:t xml:space="preserve">"Pot total" {amount}</w:t>
      </w:r>
    </w:p>
    <w:p w:rsidR="00000000" w:rsidDel="00000000" w:rsidP="00000000" w:rsidRDefault="00000000" w:rsidRPr="00000000" w14:paraId="0000007D">
      <w:pPr>
        <w:numPr>
          <w:ilvl w:val="0"/>
          <w:numId w:val="1"/>
        </w:numPr>
        <w:spacing w:after="60" w:lineRule="auto"/>
        <w:ind w:left="460" w:hanging="260"/>
      </w:pPr>
      <w:r w:rsidDel="00000000" w:rsidR="00000000" w:rsidRPr="00000000">
        <w:rPr>
          <w:b w:val="1"/>
          <w:bCs w:val="1"/>
          <w:rtl w:val="0"/>
        </w:rPr>
        <w:t xml:space="preserve">This-round block: </w:t>
      </w:r>
      <w:r w:rsidDel="00000000" w:rsidR="00000000" w:rsidRPr="00000000">
        <w:rPr>
          <w:rtl w:val="0"/>
        </w:rPr>
        <w:t xml:space="preserve">"This round" +₹{added}</w:t>
      </w:r>
    </w:p>
    <w:p w:rsidR="00000000" w:rsidDel="00000000" w:rsidP="00000000" w:rsidRDefault="00000000" w:rsidRPr="00000000" w14:paraId="0000007E">
      <w:pPr>
        <w:numPr>
          <w:ilvl w:val="0"/>
          <w:numId w:val="1"/>
        </w:numPr>
        <w:spacing w:after="60" w:lineRule="auto"/>
        <w:ind w:left="460" w:hanging="260"/>
      </w:pPr>
      <w:r w:rsidDel="00000000" w:rsidR="00000000" w:rsidRPr="00000000">
        <w:rPr>
          <w:b w:val="1"/>
          <w:bCs w:val="1"/>
          <w:rtl w:val="0"/>
        </w:rPr>
        <w:t xml:space="preserve">Stats: </w:t>
      </w:r>
      <w:r w:rsidDel="00000000" w:rsidR="00000000" w:rsidRPr="00000000">
        <w:rPr>
          <w:rtl w:val="0"/>
        </w:rPr>
        <w:t xml:space="preserve">"Still standing" {n}  ·  "In the pot" {amount}</w:t>
      </w:r>
    </w:p>
    <w:p w:rsidR="00000000" w:rsidDel="00000000" w:rsidP="00000000" w:rsidRDefault="00000000" w:rsidRPr="00000000" w14:paraId="0000007F">
      <w:pPr>
        <w:numPr>
          <w:ilvl w:val="0"/>
          <w:numId w:val="1"/>
        </w:numPr>
        <w:spacing w:after="60" w:lineRule="auto"/>
        <w:ind w:left="460" w:hanging="260"/>
      </w:pPr>
      <w:r w:rsidDel="00000000" w:rsidR="00000000" w:rsidRPr="00000000">
        <w:rPr>
          <w:b w:val="1"/>
          <w:bCs w:val="1"/>
          <w:rtl w:val="0"/>
        </w:rPr>
        <w:t xml:space="preserve">Continue button: </w:t>
      </w:r>
      <w:r w:rsidDel="00000000" w:rsidR="00000000" w:rsidRPr="00000000">
        <w:rPr>
          <w:rtl w:val="0"/>
        </w:rPr>
        <w:t xml:space="preserve">"Next question" (or "See end screen" on the last question)</w:t>
      </w:r>
    </w:p>
    <w:p w:rsidR="00000000" w:rsidDel="00000000" w:rsidP="00000000" w:rsidRDefault="00000000" w:rsidRPr="00000000" w14:paraId="00000080">
      <w:pPr>
        <w:pStyle w:val="Heading2"/>
        <w:rPr/>
      </w:pPr>
      <w:r w:rsidDel="00000000" w:rsidR="00000000" w:rsidRPr="00000000">
        <w:rPr>
          <w:rtl w:val="0"/>
        </w:rPr>
        <w:t xml:space="preserve">1.9  Final result screen</w:t>
      </w:r>
    </w:p>
    <w:p w:rsidR="00000000" w:rsidDel="00000000" w:rsidP="00000000" w:rsidRDefault="00000000" w:rsidRPr="00000000" w14:paraId="00000081">
      <w:pPr>
        <w:numPr>
          <w:ilvl w:val="0"/>
          <w:numId w:val="1"/>
        </w:numPr>
        <w:spacing w:after="60" w:lineRule="auto"/>
        <w:ind w:left="460" w:hanging="260"/>
      </w:pPr>
      <w:r w:rsidDel="00000000" w:rsidR="00000000" w:rsidRPr="00000000">
        <w:rPr>
          <w:b w:val="1"/>
          <w:bCs w:val="1"/>
          <w:rtl w:val="0"/>
        </w:rPr>
        <w:t xml:space="preserve">Left stat: </w:t>
      </w:r>
      <w:r w:rsidDel="00000000" w:rsidR="00000000" w:rsidRPr="00000000">
        <w:rPr>
          <w:rtl w:val="0"/>
        </w:rPr>
        <w:t xml:space="preserve">"Questions correct", value {correct}/{total}</w:t>
      </w:r>
    </w:p>
    <w:p w:rsidR="00000000" w:rsidDel="00000000" w:rsidP="00000000" w:rsidRDefault="00000000" w:rsidRPr="00000000" w14:paraId="00000082">
      <w:pPr>
        <w:numPr>
          <w:ilvl w:val="0"/>
          <w:numId w:val="1"/>
        </w:numPr>
        <w:spacing w:after="60" w:lineRule="auto"/>
        <w:ind w:left="460" w:hanging="260"/>
      </w:pPr>
      <w:r w:rsidDel="00000000" w:rsidR="00000000" w:rsidRPr="00000000">
        <w:rPr>
          <w:b w:val="1"/>
          <w:bCs w:val="1"/>
          <w:rtl w:val="0"/>
        </w:rPr>
        <w:t xml:space="preserve">Right stat: </w:t>
      </w:r>
      <w:r w:rsidDel="00000000" w:rsidR="00000000" w:rsidRPr="00000000">
        <w:rPr>
          <w:rtl w:val="0"/>
        </w:rPr>
        <w:t xml:space="preserve">"In the pot", value {amount}</w:t>
      </w:r>
    </w:p>
    <w:p w:rsidR="00000000" w:rsidDel="00000000" w:rsidP="00000000" w:rsidRDefault="00000000" w:rsidRPr="00000000" w14:paraId="00000083">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4d29a" w:space="0" w:sz="4" w:val="single"/>
              <w:left w:color="e4d29a" w:space="0" w:sz="4" w:val="single"/>
              <w:bottom w:color="e4d29a" w:space="0" w:sz="4" w:val="single"/>
              <w:right w:color="e4d29a" w:space="0" w:sz="4" w:val="single"/>
            </w:tcBorders>
            <w:shd w:fill="fbf7ec" w:val="clear"/>
            <w:tcMar>
              <w:top w:w="140.0" w:type="dxa"/>
              <w:left w:w="200.0" w:type="dxa"/>
              <w:bottom w:w="140.0" w:type="dxa"/>
              <w:right w:w="200.0" w:type="dxa"/>
            </w:tcMar>
          </w:tcPr>
          <w:p w:rsidR="00000000" w:rsidDel="00000000" w:rsidP="00000000" w:rsidRDefault="00000000" w:rsidRPr="00000000" w14:paraId="00000084">
            <w:pPr>
              <w:spacing w:after="80" w:lineRule="auto"/>
              <w:rPr/>
            </w:pPr>
            <w:r w:rsidDel="00000000" w:rsidR="00000000" w:rsidRPr="00000000">
              <w:rPr>
                <w:b w:val="1"/>
                <w:bCs w:val="1"/>
                <w:color w:val="9c7a1e"/>
                <w:rtl w:val="0"/>
              </w:rPr>
              <w:t xml:space="preserve">Closing gold tagline (two lines)</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t xml:space="preserve">"Make your brand a part of the 1% Club." (Will change this to India ke top 1% tagline now)</w:t>
            </w:r>
          </w:p>
          <w:p w:rsidR="00000000" w:rsidDel="00000000" w:rsidP="00000000" w:rsidRDefault="00000000" w:rsidRPr="00000000" w14:paraId="00000086">
            <w:pPr>
              <w:rPr/>
            </w:pPr>
            <w:r w:rsidDel="00000000" w:rsidR="00000000" w:rsidRPr="00000000">
              <w:rPr>
                <w:rtl w:val="0"/>
              </w:rPr>
              <w:t xml:space="preserve">"Coming Soon  ·  August 2026"</w:t>
            </w:r>
          </w:p>
        </w:tc>
      </w:tr>
    </w:tbl>
    <w:p w:rsidR="00000000" w:rsidDel="00000000" w:rsidP="00000000" w:rsidRDefault="00000000" w:rsidRPr="00000000" w14:paraId="00000087">
      <w:pPr>
        <w:pStyle w:val="Heading2"/>
        <w:rPr/>
      </w:pPr>
      <w:r w:rsidDel="00000000" w:rsidR="00000000" w:rsidRPr="00000000">
        <w:rPr>
          <w:rtl w:val="0"/>
        </w:rPr>
        <w:t xml:space="preserve">1.10  Other on-screen text (appears across the game)</w:t>
      </w:r>
    </w:p>
    <w:p w:rsidR="00000000" w:rsidDel="00000000" w:rsidP="00000000" w:rsidRDefault="00000000" w:rsidRPr="00000000" w14:paraId="00000088">
      <w:pPr>
        <w:numPr>
          <w:ilvl w:val="0"/>
          <w:numId w:val="1"/>
        </w:numPr>
        <w:spacing w:after="60" w:lineRule="auto"/>
        <w:ind w:left="460" w:hanging="260"/>
      </w:pPr>
      <w:r w:rsidDel="00000000" w:rsidR="00000000" w:rsidRPr="00000000">
        <w:rPr>
          <w:b w:val="1"/>
          <w:bCs w:val="1"/>
          <w:rtl w:val="0"/>
        </w:rPr>
        <w:t xml:space="preserve">Mute button: </w:t>
      </w:r>
      <w:r w:rsidDel="00000000" w:rsidR="00000000" w:rsidRPr="00000000">
        <w:rPr>
          <w:rtl w:val="0"/>
        </w:rPr>
        <w:t xml:space="preserve">"Voice on" / "Muted"</w:t>
      </w:r>
    </w:p>
    <w:p w:rsidR="00000000" w:rsidDel="00000000" w:rsidP="00000000" w:rsidRDefault="00000000" w:rsidRPr="00000000" w14:paraId="00000089">
      <w:pPr>
        <w:numPr>
          <w:ilvl w:val="0"/>
          <w:numId w:val="1"/>
        </w:numPr>
        <w:spacing w:after="60" w:lineRule="auto"/>
        <w:ind w:left="460" w:hanging="260"/>
      </w:pPr>
      <w:r w:rsidDel="00000000" w:rsidR="00000000" w:rsidRPr="00000000">
        <w:rPr>
          <w:b w:val="1"/>
          <w:bCs w:val="1"/>
          <w:rtl w:val="0"/>
        </w:rPr>
        <w:t xml:space="preserve">In-video skip: </w:t>
      </w:r>
      <w:r w:rsidDel="00000000" w:rsidR="00000000" w:rsidRPr="00000000">
        <w:rPr>
          <w:rtl w:val="0"/>
        </w:rPr>
        <w:t xml:space="preserve">"Skip"</w:t>
      </w:r>
    </w:p>
    <w:p w:rsidR="00000000" w:rsidDel="00000000" w:rsidP="00000000" w:rsidRDefault="00000000" w:rsidRPr="00000000" w14:paraId="0000008A">
      <w:pPr>
        <w:numPr>
          <w:ilvl w:val="0"/>
          <w:numId w:val="1"/>
        </w:numPr>
        <w:spacing w:after="60" w:lineRule="auto"/>
        <w:ind w:left="460" w:hanging="260"/>
      </w:pPr>
      <w:r w:rsidDel="00000000" w:rsidR="00000000" w:rsidRPr="00000000">
        <w:rPr>
          <w:rtl w:val="0"/>
        </w:rPr>
        <w:t xml:space="preserve">"Coming soon" set gate:</w:t>
      </w:r>
    </w:p>
    <w:p w:rsidR="00000000" w:rsidDel="00000000" w:rsidP="00000000" w:rsidRDefault="00000000" w:rsidRPr="00000000" w14:paraId="0000008B">
      <w:pPr>
        <w:numPr>
          <w:ilvl w:val="1"/>
          <w:numId w:val="1"/>
        </w:numPr>
        <w:spacing w:after="60" w:lineRule="auto"/>
        <w:ind w:left="920" w:hanging="260"/>
      </w:pPr>
      <w:r w:rsidDel="00000000" w:rsidR="00000000" w:rsidRPr="00000000">
        <w:rPr>
          <w:b w:val="1"/>
          <w:bCs w:val="1"/>
          <w:rtl w:val="0"/>
        </w:rPr>
        <w:t xml:space="preserve">Kicker / Heading: </w:t>
      </w:r>
      <w:r w:rsidDel="00000000" w:rsidR="00000000" w:rsidRPr="00000000">
        <w:rPr>
          <w:rtl w:val="0"/>
        </w:rPr>
        <w:t xml:space="preserve">"Set B" / "Coming soon"</w:t>
      </w:r>
    </w:p>
    <w:p w:rsidR="00000000" w:rsidDel="00000000" w:rsidP="00000000" w:rsidRDefault="00000000" w:rsidRPr="00000000" w14:paraId="0000008C">
      <w:pPr>
        <w:numPr>
          <w:ilvl w:val="1"/>
          <w:numId w:val="1"/>
        </w:numPr>
        <w:spacing w:after="60" w:lineRule="auto"/>
        <w:ind w:left="920" w:hanging="260"/>
      </w:pPr>
      <w:r w:rsidDel="00000000" w:rsidR="00000000" w:rsidRPr="00000000">
        <w:rPr>
          <w:b w:val="1"/>
          <w:bCs w:val="1"/>
          <w:rtl w:val="0"/>
        </w:rPr>
        <w:t xml:space="preserve">Body: </w:t>
      </w:r>
      <w:r w:rsidDel="00000000" w:rsidR="00000000" w:rsidRPr="00000000">
        <w:rPr>
          <w:rtl w:val="0"/>
        </w:rPr>
        <w:t xml:space="preserve">"This set isn't available yet. Try Set A to play the current experience, or return to </w:t>
      </w:r>
      <w:ins w:author="Stuti Srivastava" w:id="31" w:date="2026-06-23T20:19:28Z">
        <w:r w:rsidDel="00000000" w:rsidR="00000000" w:rsidRPr="00000000">
          <w:rPr>
            <w:rtl w:val="0"/>
          </w:rPr>
          <w:t xml:space="preserve">the </w:t>
        </w:r>
      </w:ins>
      <w:r w:rsidDel="00000000" w:rsidR="00000000" w:rsidRPr="00000000">
        <w:rPr>
          <w:rtl w:val="0"/>
        </w:rPr>
        <w:t xml:space="preserve">registration</w:t>
      </w:r>
      <w:ins w:author="Stuti Srivastava" w:id="32" w:date="2026-06-23T20:19:31Z">
        <w:r w:rsidDel="00000000" w:rsidR="00000000" w:rsidRPr="00000000">
          <w:rPr>
            <w:rtl w:val="0"/>
          </w:rPr>
          <w:t xml:space="preserve"> page</w:t>
        </w:r>
      </w:ins>
      <w:r w:rsidDel="00000000" w:rsidR="00000000" w:rsidRPr="00000000">
        <w:rPr>
          <w:rtl w:val="0"/>
        </w:rPr>
        <w:t xml:space="preserve"> to choose again."</w:t>
      </w:r>
    </w:p>
    <w:p w:rsidR="00000000" w:rsidDel="00000000" w:rsidP="00000000" w:rsidRDefault="00000000" w:rsidRPr="00000000" w14:paraId="0000008D">
      <w:pPr>
        <w:numPr>
          <w:ilvl w:val="1"/>
          <w:numId w:val="1"/>
        </w:numPr>
        <w:spacing w:after="60" w:lineRule="auto"/>
        <w:ind w:left="920" w:hanging="260"/>
      </w:pPr>
      <w:r w:rsidDel="00000000" w:rsidR="00000000" w:rsidRPr="00000000">
        <w:rPr>
          <w:b w:val="1"/>
          <w:bCs w:val="1"/>
          <w:rtl w:val="0"/>
        </w:rPr>
        <w:t xml:space="preserve">Button: </w:t>
      </w:r>
      <w:r w:rsidDel="00000000" w:rsidR="00000000" w:rsidRPr="00000000">
        <w:rPr>
          <w:rtl w:val="0"/>
        </w:rPr>
        <w:t xml:space="preserve">"Back to registration"</w:t>
      </w:r>
    </w:p>
    <w:p w:rsidR="00000000" w:rsidDel="00000000" w:rsidP="00000000" w:rsidRDefault="00000000" w:rsidRPr="00000000" w14:paraId="0000008E">
      <w:pPr>
        <w:numPr>
          <w:ilvl w:val="0"/>
          <w:numId w:val="1"/>
        </w:numPr>
        <w:spacing w:after="60" w:lineRule="auto"/>
        <w:ind w:left="460" w:hanging="260"/>
      </w:pPr>
      <w:r w:rsidDel="00000000" w:rsidR="00000000" w:rsidRPr="00000000">
        <w:rPr>
          <w:rtl w:val="0"/>
        </w:rPr>
        <w:t xml:space="preserve">Tilt-your-phone notice (when a video is widescreen and the phone is upright):</w:t>
      </w:r>
    </w:p>
    <w:p w:rsidR="00000000" w:rsidDel="00000000" w:rsidP="00000000" w:rsidRDefault="00000000" w:rsidRPr="00000000" w14:paraId="0000008F">
      <w:pPr>
        <w:numPr>
          <w:ilvl w:val="1"/>
          <w:numId w:val="1"/>
        </w:numPr>
        <w:spacing w:after="60" w:lineRule="auto"/>
        <w:ind w:left="920" w:hanging="260"/>
      </w:pPr>
      <w:r w:rsidDel="00000000" w:rsidR="00000000" w:rsidRPr="00000000">
        <w:rPr>
          <w:b w:val="1"/>
          <w:bCs w:val="1"/>
          <w:rtl w:val="0"/>
        </w:rPr>
        <w:t xml:space="preserve">Text: </w:t>
      </w:r>
      <w:r w:rsidDel="00000000" w:rsidR="00000000" w:rsidRPr="00000000">
        <w:rPr>
          <w:rtl w:val="0"/>
        </w:rPr>
        <w:t xml:space="preserve">"Tilt your phone sideways. The video plays widescreen, turn your phone to watch it </w:t>
      </w:r>
      <w:ins w:author="Stuti Srivastava" w:id="33" w:date="2026-06-23T20:19:56Z">
        <w:r w:rsidDel="00000000" w:rsidR="00000000" w:rsidRPr="00000000">
          <w:rPr>
            <w:rtl w:val="0"/>
          </w:rPr>
          <w:t xml:space="preserve">in </w:t>
        </w:r>
      </w:ins>
      <w:r w:rsidDel="00000000" w:rsidR="00000000" w:rsidRPr="00000000">
        <w:rPr>
          <w:rtl w:val="0"/>
        </w:rPr>
        <w:t xml:space="preserve">full size."</w:t>
      </w:r>
    </w:p>
    <w:p w:rsidR="00000000" w:rsidDel="00000000" w:rsidP="00000000" w:rsidRDefault="00000000" w:rsidRPr="00000000" w14:paraId="00000090">
      <w:pPr>
        <w:pStyle w:val="Heading1"/>
        <w:rPr/>
      </w:pPr>
      <w:r w:rsidDel="00000000" w:rsidR="00000000" w:rsidRPr="00000000">
        <w:rPr>
          <w:rtl w:val="0"/>
        </w:rPr>
        <w:t xml:space="preserve">Part 2: Live multiplayer experience</w:t>
      </w:r>
    </w:p>
    <w:p w:rsidR="00000000" w:rsidDel="00000000" w:rsidP="00000000" w:rsidRDefault="00000000" w:rsidRPr="00000000" w14:paraId="00000091">
      <w:pPr>
        <w:spacing w:after="100" w:lineRule="auto"/>
        <w:rPr/>
      </w:pPr>
      <w:r w:rsidDel="00000000" w:rsidR="00000000" w:rsidRPr="00000000">
        <w:rPr>
          <w:i w:val="1"/>
          <w:iCs w:val="1"/>
          <w:color w:val="6b6b6b"/>
          <w:rtl w:val="0"/>
        </w:rPr>
        <w:t xml:space="preserve">The screens players and watchers see in a live, host-run room.</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2.1  Join screen</w:t>
      </w:r>
    </w:p>
    <w:p w:rsidR="00000000" w:rsidDel="00000000" w:rsidP="00000000" w:rsidRDefault="00000000" w:rsidRPr="00000000" w14:paraId="00000093">
      <w:pPr>
        <w:pStyle w:val="Heading3"/>
        <w:rPr/>
      </w:pPr>
      <w:r w:rsidDel="00000000" w:rsidR="00000000" w:rsidRPr="00000000">
        <w:rPr>
          <w:rtl w:val="0"/>
        </w:rPr>
        <w:t xml:space="preserve">Host</w:t>
      </w:r>
    </w:p>
    <w:p w:rsidR="00000000" w:rsidDel="00000000" w:rsidP="00000000" w:rsidRDefault="00000000" w:rsidRPr="00000000" w14:paraId="00000094">
      <w:pPr>
        <w:numPr>
          <w:ilvl w:val="0"/>
          <w:numId w:val="1"/>
        </w:numPr>
        <w:spacing w:after="60" w:lineRule="auto"/>
        <w:ind w:left="460" w:hanging="260"/>
      </w:pPr>
      <w:r w:rsidDel="00000000" w:rsidR="00000000" w:rsidRPr="00000000">
        <w:rPr>
          <w:b w:val="1"/>
          <w:bCs w:val="1"/>
          <w:rtl w:val="0"/>
        </w:rPr>
        <w:t xml:space="preserve">Kicker / Title: </w:t>
      </w:r>
      <w:r w:rsidDel="00000000" w:rsidR="00000000" w:rsidRPr="00000000">
        <w:rPr>
          <w:rtl w:val="0"/>
        </w:rPr>
        <w:t xml:space="preserve">"Host" / "Host a 1% Club Quiz"</w:t>
      </w:r>
    </w:p>
    <w:p w:rsidR="00000000" w:rsidDel="00000000" w:rsidP="00000000" w:rsidRDefault="00000000" w:rsidRPr="00000000" w14:paraId="00000095">
      <w:pPr>
        <w:numPr>
          <w:ilvl w:val="0"/>
          <w:numId w:val="1"/>
        </w:numPr>
        <w:spacing w:after="60" w:lineRule="auto"/>
        <w:ind w:left="460" w:hanging="260"/>
      </w:pPr>
      <w:r w:rsidDel="00000000" w:rsidR="00000000" w:rsidRPr="00000000">
        <w:rPr>
          <w:b w:val="1"/>
          <w:bCs w:val="1"/>
          <w:rtl w:val="0"/>
        </w:rPr>
        <w:t xml:space="preserve">Subtitle: </w:t>
      </w:r>
      <w:r w:rsidDel="00000000" w:rsidR="00000000" w:rsidRPr="00000000">
        <w:rPr>
          <w:rtl w:val="0"/>
        </w:rPr>
        <w:t xml:space="preserve">"Spin up a new room and share the code with your players."</w:t>
      </w:r>
    </w:p>
    <w:p w:rsidR="00000000" w:rsidDel="00000000" w:rsidP="00000000" w:rsidRDefault="00000000" w:rsidRPr="00000000" w14:paraId="00000096">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"Create new room"</w:t>
      </w:r>
    </w:p>
    <w:p w:rsidR="00000000" w:rsidDel="00000000" w:rsidP="00000000" w:rsidRDefault="00000000" w:rsidRPr="00000000" w14:paraId="00000097">
      <w:pPr>
        <w:pStyle w:val="Heading3"/>
        <w:rPr/>
      </w:pPr>
      <w:r w:rsidDel="00000000" w:rsidR="00000000" w:rsidRPr="00000000">
        <w:rPr>
          <w:rtl w:val="0"/>
        </w:rPr>
        <w:t xml:space="preserve">Participant</w:t>
      </w:r>
    </w:p>
    <w:p w:rsidR="00000000" w:rsidDel="00000000" w:rsidP="00000000" w:rsidRDefault="00000000" w:rsidRPr="00000000" w14:paraId="00000098">
      <w:pPr>
        <w:numPr>
          <w:ilvl w:val="0"/>
          <w:numId w:val="1"/>
        </w:numPr>
        <w:spacing w:after="60" w:lineRule="auto"/>
        <w:ind w:left="460" w:hanging="260"/>
      </w:pPr>
      <w:r w:rsidDel="00000000" w:rsidR="00000000" w:rsidRPr="00000000">
        <w:rPr>
          <w:b w:val="1"/>
          <w:bCs w:val="1"/>
          <w:rtl w:val="0"/>
        </w:rPr>
        <w:t xml:space="preserve">Kicker / Title: </w:t>
      </w:r>
      <w:r w:rsidDel="00000000" w:rsidR="00000000" w:rsidRPr="00000000">
        <w:rPr>
          <w:rtl w:val="0"/>
        </w:rPr>
        <w:t xml:space="preserve">"Participant" / "Join the Quiz"</w:t>
      </w:r>
    </w:p>
    <w:p w:rsidR="00000000" w:rsidDel="00000000" w:rsidP="00000000" w:rsidRDefault="00000000" w:rsidRPr="00000000" w14:paraId="00000099">
      <w:pPr>
        <w:numPr>
          <w:ilvl w:val="0"/>
          <w:numId w:val="1"/>
        </w:numPr>
        <w:spacing w:after="60" w:lineRule="auto"/>
        <w:ind w:left="460" w:hanging="260"/>
      </w:pPr>
      <w:r w:rsidDel="00000000" w:rsidR="00000000" w:rsidRPr="00000000">
        <w:rPr>
          <w:b w:val="1"/>
          <w:bCs w:val="1"/>
          <w:rtl w:val="0"/>
        </w:rPr>
        <w:t xml:space="preserve">Subtitle: </w:t>
      </w:r>
      <w:r w:rsidDel="00000000" w:rsidR="00000000" w:rsidRPr="00000000">
        <w:rPr>
          <w:rtl w:val="0"/>
        </w:rPr>
        <w:t xml:space="preserve">"Enter the host's room code and your name to join."</w:t>
      </w:r>
    </w:p>
    <w:p w:rsidR="00000000" w:rsidDel="00000000" w:rsidP="00000000" w:rsidRDefault="00000000" w:rsidRPr="00000000" w14:paraId="0000009A">
      <w:pPr>
        <w:numPr>
          <w:ilvl w:val="0"/>
          <w:numId w:val="1"/>
        </w:numPr>
        <w:spacing w:after="60" w:lineRule="auto"/>
        <w:ind w:left="460" w:hanging="260"/>
      </w:pPr>
      <w:r w:rsidDel="00000000" w:rsidR="00000000" w:rsidRPr="00000000">
        <w:rPr>
          <w:b w:val="1"/>
          <w:bCs w:val="1"/>
          <w:rtl w:val="0"/>
        </w:rPr>
        <w:t xml:space="preserve">Fields: </w:t>
      </w:r>
      <w:r w:rsidDel="00000000" w:rsidR="00000000" w:rsidRPr="00000000">
        <w:rPr>
          <w:rtl w:val="0"/>
        </w:rPr>
        <w:t xml:space="preserve">"Room code" (placeholder ABCDEF), "Your name" (placeholder Required)</w:t>
      </w:r>
    </w:p>
    <w:p w:rsidR="00000000" w:rsidDel="00000000" w:rsidP="00000000" w:rsidRDefault="00000000" w:rsidRPr="00000000" w14:paraId="0000009B">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"Join quiz"</w:t>
      </w:r>
    </w:p>
    <w:p w:rsidR="00000000" w:rsidDel="00000000" w:rsidP="00000000" w:rsidRDefault="00000000" w:rsidRPr="00000000" w14:paraId="0000009C">
      <w:pPr>
        <w:pStyle w:val="Heading3"/>
        <w:rPr/>
      </w:pPr>
      <w:r w:rsidDel="00000000" w:rsidR="00000000" w:rsidRPr="00000000">
        <w:rPr>
          <w:rtl w:val="0"/>
        </w:rPr>
        <w:t xml:space="preserve">Viewer</w:t>
      </w:r>
    </w:p>
    <w:p w:rsidR="00000000" w:rsidDel="00000000" w:rsidP="00000000" w:rsidRDefault="00000000" w:rsidRPr="00000000" w14:paraId="0000009D">
      <w:pPr>
        <w:numPr>
          <w:ilvl w:val="0"/>
          <w:numId w:val="1"/>
        </w:numPr>
        <w:spacing w:after="60" w:lineRule="auto"/>
        <w:ind w:left="460" w:hanging="260"/>
      </w:pPr>
      <w:r w:rsidDel="00000000" w:rsidR="00000000" w:rsidRPr="00000000">
        <w:rPr>
          <w:b w:val="1"/>
          <w:bCs w:val="1"/>
          <w:rtl w:val="0"/>
        </w:rPr>
        <w:t xml:space="preserve">Kicker / Title: </w:t>
      </w:r>
      <w:r w:rsidDel="00000000" w:rsidR="00000000" w:rsidRPr="00000000">
        <w:rPr>
          <w:rtl w:val="0"/>
        </w:rPr>
        <w:t xml:space="preserve">"Viewer" / "Watch a Live Quiz"</w:t>
      </w:r>
    </w:p>
    <w:p w:rsidR="00000000" w:rsidDel="00000000" w:rsidP="00000000" w:rsidRDefault="00000000" w:rsidRPr="00000000" w14:paraId="0000009E">
      <w:pPr>
        <w:numPr>
          <w:ilvl w:val="0"/>
          <w:numId w:val="1"/>
        </w:numPr>
        <w:spacing w:after="60" w:lineRule="auto"/>
        <w:ind w:left="460" w:hanging="260"/>
      </w:pPr>
      <w:r w:rsidDel="00000000" w:rsidR="00000000" w:rsidRPr="00000000">
        <w:rPr>
          <w:b w:val="1"/>
          <w:bCs w:val="1"/>
          <w:rtl w:val="0"/>
        </w:rPr>
        <w:t xml:space="preserve">Subtitle: </w:t>
      </w:r>
      <w:r w:rsidDel="00000000" w:rsidR="00000000" w:rsidRPr="00000000">
        <w:rPr>
          <w:rtl w:val="0"/>
        </w:rPr>
        <w:t xml:space="preserve">"Enter a room code to spectate in real time."</w:t>
      </w:r>
    </w:p>
    <w:p w:rsidR="00000000" w:rsidDel="00000000" w:rsidP="00000000" w:rsidRDefault="00000000" w:rsidRPr="00000000" w14:paraId="0000009F">
      <w:pPr>
        <w:numPr>
          <w:ilvl w:val="0"/>
          <w:numId w:val="1"/>
        </w:numPr>
        <w:spacing w:after="60" w:lineRule="auto"/>
        <w:ind w:left="460" w:hanging="260"/>
      </w:pPr>
      <w:r w:rsidDel="00000000" w:rsidR="00000000" w:rsidRPr="00000000">
        <w:rPr>
          <w:b w:val="1"/>
          <w:bCs w:val="1"/>
          <w:rtl w:val="0"/>
        </w:rPr>
        <w:t xml:space="preserve">Fields: </w:t>
      </w:r>
      <w:r w:rsidDel="00000000" w:rsidR="00000000" w:rsidRPr="00000000">
        <w:rPr>
          <w:rtl w:val="0"/>
        </w:rPr>
        <w:t xml:space="preserve">"Room code" (placeholder ABCDEF), "Display name (optional)" (placeholder Anonymous)</w:t>
      </w:r>
    </w:p>
    <w:p w:rsidR="00000000" w:rsidDel="00000000" w:rsidP="00000000" w:rsidRDefault="00000000" w:rsidRPr="00000000" w14:paraId="000000A0">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"Watch quiz"</w:t>
      </w:r>
    </w:p>
    <w:p w:rsidR="00000000" w:rsidDel="00000000" w:rsidP="00000000" w:rsidRDefault="00000000" w:rsidRPr="00000000" w14:paraId="000000A1">
      <w:pPr>
        <w:pStyle w:val="Heading2"/>
        <w:rPr/>
      </w:pPr>
      <w:r w:rsidDel="00000000" w:rsidR="00000000" w:rsidRPr="00000000">
        <w:rPr>
          <w:rtl w:val="0"/>
        </w:rPr>
        <w:t xml:space="preserve">2.2  Live player intro</w:t>
      </w:r>
    </w:p>
    <w:p w:rsidR="00000000" w:rsidDel="00000000" w:rsidP="00000000" w:rsidRDefault="00000000" w:rsidRPr="00000000" w14:paraId="000000A2">
      <w:pPr>
        <w:numPr>
          <w:ilvl w:val="0"/>
          <w:numId w:val="1"/>
        </w:numPr>
        <w:spacing w:after="60" w:lineRule="auto"/>
        <w:ind w:left="460" w:hanging="260"/>
      </w:pPr>
      <w:r w:rsidDel="00000000" w:rsidR="00000000" w:rsidRPr="00000000">
        <w:rPr>
          <w:b w:val="1"/>
          <w:bCs w:val="1"/>
          <w:rtl w:val="0"/>
        </w:rPr>
        <w:t xml:space="preserve">Teaser stage: </w:t>
      </w:r>
      <w:r w:rsidDel="00000000" w:rsidR="00000000" w:rsidRPr="00000000">
        <w:rPr>
          <w:rtl w:val="0"/>
        </w:rPr>
        <w:t xml:space="preserve">unmute button "Tap for sound" (when muted), skip "Skip intro"</w:t>
      </w:r>
    </w:p>
    <w:p w:rsidR="00000000" w:rsidDel="00000000" w:rsidP="00000000" w:rsidRDefault="00000000" w:rsidRPr="00000000" w14:paraId="000000A3">
      <w:pPr>
        <w:spacing w:after="100" w:lineRule="auto"/>
        <w:rPr/>
      </w:pPr>
      <w:r w:rsidDel="00000000" w:rsidR="00000000" w:rsidRPr="00000000">
        <w:rPr>
          <w:i w:val="1"/>
          <w:iCs w:val="1"/>
          <w:color w:val="6b6b6b"/>
          <w:rtl w:val="0"/>
        </w:rPr>
        <w:t xml:space="preserve">Instruction cards (each shows the kicker "The 1% Club" above it):</w:t>
      </w:r>
      <w:r w:rsidDel="00000000" w:rsidR="00000000" w:rsidRPr="00000000">
        <w:rPr>
          <w:rtl w:val="0"/>
        </w:rPr>
      </w:r>
    </w:p>
    <w:p w:rsidR="00000000" w:rsidDel="00000000" w:rsidP="00000000" w:rsidRDefault="00000000" w:rsidRPr="00000000" w14:paraId="000000A4">
      <w:pPr>
        <w:numPr>
          <w:ilvl w:val="0"/>
          <w:numId w:val="1"/>
        </w:numPr>
        <w:spacing w:after="60" w:lineRule="auto"/>
        <w:ind w:left="460" w:hanging="260"/>
        <w:rPr>
          <w:ins w:author="Stuti Srivastava" w:id="36" w:date="2026-06-23T20:21:45Z"/>
        </w:rPr>
      </w:pPr>
      <w:r w:rsidDel="00000000" w:rsidR="00000000" w:rsidRPr="00000000">
        <w:rPr>
          <w:b w:val="1"/>
          <w:bCs w:val="1"/>
          <w:rtl w:val="0"/>
        </w:rPr>
        <w:t xml:space="preserve">1. How it works: </w:t>
      </w:r>
      <w:r w:rsidDel="00000000" w:rsidR="00000000" w:rsidRPr="00000000">
        <w:rPr>
          <w:rtl w:val="0"/>
        </w:rPr>
        <w:t xml:space="preserve">"One question at a time" : "The host </w:t>
      </w:r>
      <w:ins w:author="Stuti Srivastava" w:id="34" w:date="2026-06-23T20:20:52Z">
        <w:r w:rsidDel="00000000" w:rsidR="00000000" w:rsidRPr="00000000">
          <w:rPr>
            <w:rtl w:val="0"/>
          </w:rPr>
          <w:t xml:space="preserve">creates and manages</w:t>
        </w:r>
      </w:ins>
      <w:del w:author="Stuti Srivastava" w:id="34" w:date="2026-06-23T20:20:52Z">
        <w:r w:rsidDel="00000000" w:rsidR="00000000" w:rsidRPr="00000000">
          <w:rPr>
            <w:rtl w:val="0"/>
          </w:rPr>
          <w:delText xml:space="preserve">runs</w:delText>
        </w:r>
      </w:del>
      <w:r w:rsidDel="00000000" w:rsidR="00000000" w:rsidRPr="00000000">
        <w:rPr>
          <w:rtl w:val="0"/>
        </w:rPr>
        <w:t xml:space="preserve"> the </w:t>
      </w:r>
      <w:ins w:author="Stuti Srivastava" w:id="35" w:date="2026-06-23T20:21:04Z">
        <w:r w:rsidDel="00000000" w:rsidR="00000000" w:rsidRPr="00000000">
          <w:rPr>
            <w:rtl w:val="0"/>
          </w:rPr>
          <w:t xml:space="preserve">lobby</w:t>
        </w:r>
      </w:ins>
      <w:del w:author="Stuti Srivastava" w:id="35" w:date="2026-06-23T20:21:04Z">
        <w:r w:rsidDel="00000000" w:rsidR="00000000" w:rsidRPr="00000000">
          <w:rPr>
            <w:rtl w:val="0"/>
          </w:rPr>
          <w:delText xml:space="preserve">room</w:delText>
        </w:r>
      </w:del>
      <w:r w:rsidDel="00000000" w:rsidR="00000000" w:rsidRPr="00000000">
        <w:rPr>
          <w:rtl w:val="0"/>
        </w:rPr>
        <w:t xml:space="preserve">. </w:t>
      </w:r>
      <w:ins w:author="Stuti Srivastava" w:id="36" w:date="2026-06-23T20:21:45Z">
        <w:r w:rsidDel="00000000" w:rsidR="00000000" w:rsidRPr="00000000">
          <w:rPr>
            <w:rtl w:val="0"/>
          </w:rPr>
          <w:t xml:space="preserve">In each round, a single question appears on everyone's screen at the same time.</w:t>
        </w:r>
      </w:ins>
    </w:p>
    <w:p w:rsidR="00000000" w:rsidDel="00000000" w:rsidP="00000000" w:rsidRDefault="00000000" w:rsidRPr="00000000" w14:paraId="000000A5">
      <w:pPr>
        <w:numPr>
          <w:ilvl w:val="0"/>
          <w:numId w:val="1"/>
        </w:numPr>
        <w:spacing w:after="60" w:lineRule="auto"/>
        <w:ind w:left="460" w:hanging="260"/>
      </w:pPr>
      <w:del w:author="Stuti Srivastava" w:id="36" w:date="2026-06-23T20:21:45Z">
        <w:r w:rsidDel="00000000" w:rsidR="00000000" w:rsidRPr="00000000">
          <w:rPr>
            <w:rtl w:val="0"/>
          </w:rPr>
          <w:delText xml:space="preserve">Each round a single question appears on your screen at the same moment for everyone."</w:delText>
        </w:r>
      </w:del>
      <w:r w:rsidDel="00000000" w:rsidR="00000000" w:rsidRPr="00000000">
        <w:rPr>
          <w:rtl w:val="0"/>
        </w:rPr>
      </w:r>
    </w:p>
    <w:p w:rsidR="00000000" w:rsidDel="00000000" w:rsidP="00000000" w:rsidRDefault="00000000" w:rsidRPr="00000000" w14:paraId="000000A6">
      <w:pPr>
        <w:numPr>
          <w:ilvl w:val="0"/>
          <w:numId w:val="1"/>
        </w:numPr>
        <w:spacing w:after="60" w:lineRule="auto"/>
        <w:ind w:left="460" w:hanging="260"/>
      </w:pPr>
      <w:r w:rsidDel="00000000" w:rsidR="00000000" w:rsidRPr="00000000">
        <w:rPr>
          <w:b w:val="1"/>
          <w:bCs w:val="1"/>
          <w:rtl w:val="0"/>
        </w:rPr>
        <w:t xml:space="preserve">2. Beat the clock: </w:t>
      </w:r>
      <w:r w:rsidDel="00000000" w:rsidR="00000000" w:rsidRPr="00000000">
        <w:rPr>
          <w:rtl w:val="0"/>
        </w:rPr>
        <w:t xml:space="preserve">"Lock your answer before </w:t>
      </w:r>
      <w:ins w:author="Stuti Srivastava" w:id="37" w:date="2026-06-23T20:21:52Z">
        <w:r w:rsidDel="00000000" w:rsidR="00000000" w:rsidRPr="00000000">
          <w:rPr>
            <w:rtl w:val="0"/>
          </w:rPr>
          <w:t xml:space="preserve">the </w:t>
        </w:r>
      </w:ins>
      <w:r w:rsidDel="00000000" w:rsidR="00000000" w:rsidRPr="00000000">
        <w:rPr>
          <w:rtl w:val="0"/>
        </w:rPr>
        <w:t xml:space="preserve">time runs out" : "A timer counts down on every question. Type or tap your answer and submit before </w:t>
      </w:r>
      <w:ins w:author="Stuti Srivastava" w:id="38" w:date="2026-06-23T20:22:07Z">
        <w:r w:rsidDel="00000000" w:rsidR="00000000" w:rsidRPr="00000000">
          <w:rPr>
            <w:rtl w:val="0"/>
          </w:rPr>
          <w:t xml:space="preserve">the timer</w:t>
        </w:r>
      </w:ins>
      <w:del w:author="Stuti Srivastava" w:id="38" w:date="2026-06-23T20:22:07Z">
        <w:r w:rsidDel="00000000" w:rsidR="00000000" w:rsidRPr="00000000">
          <w:rPr>
            <w:rtl w:val="0"/>
          </w:rPr>
          <w:delText xml:space="preserve">it</w:delText>
        </w:r>
      </w:del>
      <w:r w:rsidDel="00000000" w:rsidR="00000000" w:rsidRPr="00000000">
        <w:rPr>
          <w:rtl w:val="0"/>
        </w:rPr>
        <w:t xml:space="preserve"> hits zero</w:t>
      </w:r>
      <w:ins w:author="Stuti Srivastava" w:id="39" w:date="2026-06-23T20:22:18Z">
        <w:r w:rsidDel="00000000" w:rsidR="00000000" w:rsidRPr="00000000">
          <w:rPr>
            <w:rtl w:val="0"/>
          </w:rPr>
          <w:t xml:space="preserve">. </w:t>
        </w:r>
      </w:ins>
      <w:del w:author="Stuti Srivastava" w:id="39" w:date="2026-06-23T20:22:18Z">
        <w:r w:rsidDel="00000000" w:rsidR="00000000" w:rsidRPr="00000000">
          <w:rPr>
            <w:rtl w:val="0"/>
          </w:rPr>
          <w:delText xml:space="preserve">,</w:delText>
        </w:r>
      </w:del>
      <w:r w:rsidDel="00000000" w:rsidR="00000000" w:rsidRPr="00000000">
        <w:rPr>
          <w:rtl w:val="0"/>
        </w:rPr>
        <w:t xml:space="preserve"> </w:t>
      </w:r>
      <w:ins w:author="Stuti Srivastava" w:id="40" w:date="2026-06-23T20:22:21Z">
        <w:r w:rsidDel="00000000" w:rsidR="00000000" w:rsidRPr="00000000">
          <w:rPr>
            <w:rtl w:val="0"/>
          </w:rPr>
          <w:t xml:space="preserve">Once</w:t>
        </w:r>
      </w:ins>
      <w:del w:author="Stuti Srivastava" w:id="40" w:date="2026-06-23T20:22:21Z">
        <w:r w:rsidDel="00000000" w:rsidR="00000000" w:rsidRPr="00000000">
          <w:rPr>
            <w:rtl w:val="0"/>
          </w:rPr>
          <w:delText xml:space="preserve">once</w:delText>
        </w:r>
      </w:del>
      <w:r w:rsidDel="00000000" w:rsidR="00000000" w:rsidRPr="00000000">
        <w:rPr>
          <w:rtl w:val="0"/>
        </w:rPr>
        <w:t xml:space="preserve"> you submit, it's locked in."</w:t>
      </w:r>
    </w:p>
    <w:p w:rsidR="00000000" w:rsidDel="00000000" w:rsidP="00000000" w:rsidRDefault="00000000" w:rsidRPr="00000000" w14:paraId="000000A7">
      <w:pPr>
        <w:numPr>
          <w:ilvl w:val="0"/>
          <w:numId w:val="1"/>
        </w:numPr>
        <w:spacing w:after="60" w:lineRule="auto"/>
        <w:ind w:left="460" w:hanging="260"/>
      </w:pPr>
      <w:r w:rsidDel="00000000" w:rsidR="00000000" w:rsidRPr="00000000">
        <w:rPr>
          <w:b w:val="1"/>
          <w:bCs w:val="1"/>
          <w:rtl w:val="0"/>
        </w:rPr>
        <w:t xml:space="preserve">3. Survive: </w:t>
      </w:r>
      <w:r w:rsidDel="00000000" w:rsidR="00000000" w:rsidRPr="00000000">
        <w:rPr>
          <w:rtl w:val="0"/>
        </w:rPr>
        <w:t xml:space="preserve">"A wrong answer </w:t>
      </w:r>
      <w:ins w:author="Stuti Srivastava" w:id="41" w:date="2026-06-23T20:22:36Z">
        <w:r w:rsidDel="00000000" w:rsidR="00000000" w:rsidRPr="00000000">
          <w:rPr>
            <w:rtl w:val="0"/>
          </w:rPr>
          <w:t xml:space="preserve">eliminates you from the game</w:t>
        </w:r>
      </w:ins>
      <w:del w:author="Stuti Srivastava" w:id="41" w:date="2026-06-23T20:22:36Z">
        <w:r w:rsidDel="00000000" w:rsidR="00000000" w:rsidRPr="00000000">
          <w:rPr>
            <w:rtl w:val="0"/>
          </w:rPr>
          <w:delText xml:space="preserve">puts you out</w:delText>
        </w:r>
      </w:del>
      <w:r w:rsidDel="00000000" w:rsidR="00000000" w:rsidRPr="00000000">
        <w:rPr>
          <w:rtl w:val="0"/>
        </w:rPr>
        <w:t xml:space="preserve">" : "Get it wrong or run out of time and you're eliminated, then watch the rest play out. Stay sharp and you could be </w:t>
      </w:r>
      <w:ins w:author="Stuti Srivastava" w:id="42" w:date="2026-06-23T20:23:03Z">
        <w:r w:rsidDel="00000000" w:rsidR="00000000" w:rsidRPr="00000000">
          <w:rPr>
            <w:rtl w:val="0"/>
          </w:rPr>
          <w:t xml:space="preserve">amongst the Top</w:t>
        </w:r>
      </w:ins>
      <w:del w:author="Stuti Srivastava" w:id="42" w:date="2026-06-23T20:23:03Z">
        <w:r w:rsidDel="00000000" w:rsidR="00000000" w:rsidRPr="00000000">
          <w:rPr>
            <w:rtl w:val="0"/>
          </w:rPr>
          <w:delText xml:space="preserve">the</w:delText>
        </w:r>
      </w:del>
      <w:r w:rsidDel="00000000" w:rsidR="00000000" w:rsidRPr="00000000">
        <w:rPr>
          <w:rtl w:val="0"/>
        </w:rPr>
        <w:t xml:space="preserve"> 1%."</w:t>
      </w:r>
    </w:p>
    <w:p w:rsidR="00000000" w:rsidDel="00000000" w:rsidP="00000000" w:rsidRDefault="00000000" w:rsidRPr="00000000" w14:paraId="000000A8">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"Next" (cards 1 and 2), "I'm ready" (card 3), "Skip"</w:t>
      </w:r>
    </w:p>
    <w:p w:rsidR="00000000" w:rsidDel="00000000" w:rsidP="00000000" w:rsidRDefault="00000000" w:rsidRPr="00000000" w14:paraId="000000A9">
      <w:pPr>
        <w:pStyle w:val="Heading2"/>
        <w:rPr/>
      </w:pPr>
      <w:r w:rsidDel="00000000" w:rsidR="00000000" w:rsidRPr="00000000">
        <w:rPr>
          <w:rtl w:val="0"/>
        </w:rPr>
        <w:t xml:space="preserve">2.3  Sound prompt</w:t>
      </w:r>
    </w:p>
    <w:p w:rsidR="00000000" w:rsidDel="00000000" w:rsidP="00000000" w:rsidRDefault="00000000" w:rsidRPr="00000000" w14:paraId="000000AA">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"The 1% Club"</w:t>
      </w:r>
    </w:p>
    <w:p w:rsidR="00000000" w:rsidDel="00000000" w:rsidP="00000000" w:rsidRDefault="00000000" w:rsidRPr="00000000" w14:paraId="000000AB">
      <w:pPr>
        <w:numPr>
          <w:ilvl w:val="0"/>
          <w:numId w:val="1"/>
        </w:numPr>
        <w:spacing w:after="60" w:lineRule="auto"/>
        <w:ind w:left="460" w:hanging="260"/>
      </w:pPr>
      <w:r w:rsidDel="00000000" w:rsidR="00000000" w:rsidRPr="00000000">
        <w:rPr>
          <w:b w:val="1"/>
          <w:bCs w:val="1"/>
          <w:rtl w:val="0"/>
        </w:rPr>
        <w:t xml:space="preserve">Heading: </w:t>
      </w:r>
      <w:r w:rsidDel="00000000" w:rsidR="00000000" w:rsidRPr="00000000">
        <w:rPr>
          <w:rtl w:val="0"/>
        </w:rPr>
        <w:t xml:space="preserve">"Join with your name and sound" (when collecting a name) / "Tap to join with sound" (when not)</w:t>
      </w:r>
    </w:p>
    <w:p w:rsidR="00000000" w:rsidDel="00000000" w:rsidP="00000000" w:rsidRDefault="00000000" w:rsidRPr="00000000" w14:paraId="000000AC">
      <w:pPr>
        <w:numPr>
          <w:ilvl w:val="0"/>
          <w:numId w:val="1"/>
        </w:numPr>
        <w:spacing w:after="60" w:lineRule="auto"/>
        <w:ind w:left="460" w:hanging="260"/>
      </w:pPr>
      <w:r w:rsidDel="00000000" w:rsidR="00000000" w:rsidRPr="00000000">
        <w:rPr>
          <w:b w:val="1"/>
          <w:bCs w:val="1"/>
          <w:rtl w:val="0"/>
        </w:rPr>
        <w:t xml:space="preserve">Body: </w:t>
      </w:r>
      <w:r w:rsidDel="00000000" w:rsidR="00000000" w:rsidRPr="00000000">
        <w:rPr>
          <w:rtl w:val="0"/>
        </w:rPr>
        <w:t xml:space="preserve">"One tap turns on the host voice and music. Your browser needs this each time you open the link before sound can play."</w:t>
      </w:r>
    </w:p>
    <w:p w:rsidR="00000000" w:rsidDel="00000000" w:rsidP="00000000" w:rsidRDefault="00000000" w:rsidRPr="00000000" w14:paraId="000000AD">
      <w:pPr>
        <w:numPr>
          <w:ilvl w:val="0"/>
          <w:numId w:val="1"/>
        </w:numPr>
        <w:spacing w:after="60" w:lineRule="auto"/>
        <w:ind w:left="460" w:hanging="260"/>
      </w:pPr>
      <w:r w:rsidDel="00000000" w:rsidR="00000000" w:rsidRPr="00000000">
        <w:rPr>
          <w:b w:val="1"/>
          <w:bCs w:val="1"/>
          <w:rtl w:val="0"/>
        </w:rPr>
        <w:t xml:space="preserve">Name placeholder: </w:t>
      </w:r>
      <w:r w:rsidDel="00000000" w:rsidR="00000000" w:rsidRPr="00000000">
        <w:rPr>
          <w:rtl w:val="0"/>
        </w:rPr>
        <w:t xml:space="preserve">"Your name"</w:t>
      </w:r>
    </w:p>
    <w:p w:rsidR="00000000" w:rsidDel="00000000" w:rsidP="00000000" w:rsidRDefault="00000000" w:rsidRPr="00000000" w14:paraId="000000AE">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"Enter with sound" (busy: "Starting...")</w:t>
      </w:r>
    </w:p>
    <w:p w:rsidR="00000000" w:rsidDel="00000000" w:rsidP="00000000" w:rsidRDefault="00000000" w:rsidRPr="00000000" w14:paraId="000000AF">
      <w:pPr>
        <w:pStyle w:val="Heading2"/>
        <w:rPr/>
      </w:pPr>
      <w:r w:rsidDel="00000000" w:rsidR="00000000" w:rsidRPr="00000000">
        <w:rPr>
          <w:rtl w:val="0"/>
        </w:rPr>
        <w:t xml:space="preserve">2.4  Connecting and waiting lobby</w:t>
      </w:r>
    </w:p>
    <w:p w:rsidR="00000000" w:rsidDel="00000000" w:rsidP="00000000" w:rsidRDefault="00000000" w:rsidRPr="00000000" w14:paraId="000000B0">
      <w:pPr>
        <w:numPr>
          <w:ilvl w:val="0"/>
          <w:numId w:val="1"/>
        </w:numPr>
        <w:spacing w:after="60" w:lineRule="auto"/>
        <w:ind w:left="460" w:hanging="260"/>
      </w:pPr>
      <w:r w:rsidDel="00000000" w:rsidR="00000000" w:rsidRPr="00000000">
        <w:rPr>
          <w:b w:val="1"/>
          <w:bCs w:val="1"/>
          <w:rtl w:val="0"/>
        </w:rPr>
        <w:t xml:space="preserve">Connecting: </w:t>
      </w:r>
      <w:r w:rsidDel="00000000" w:rsidR="00000000" w:rsidRPr="00000000">
        <w:rPr>
          <w:rtl w:val="0"/>
        </w:rPr>
        <w:t xml:space="preserve">"Connecting to room {code}..."</w:t>
      </w:r>
    </w:p>
    <w:p w:rsidR="00000000" w:rsidDel="00000000" w:rsidP="00000000" w:rsidRDefault="00000000" w:rsidRPr="00000000" w14:paraId="000000B1">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"Waiting for host"</w:t>
      </w:r>
    </w:p>
    <w:p w:rsidR="00000000" w:rsidDel="00000000" w:rsidP="00000000" w:rsidRDefault="00000000" w:rsidRPr="00000000" w14:paraId="000000B2">
      <w:pPr>
        <w:numPr>
          <w:ilvl w:val="0"/>
          <w:numId w:val="1"/>
        </w:numPr>
        <w:spacing w:after="60" w:lineRule="auto"/>
        <w:ind w:left="460" w:hanging="260"/>
      </w:pPr>
      <w:r w:rsidDel="00000000" w:rsidR="00000000" w:rsidRPr="00000000">
        <w:rPr>
          <w:b w:val="1"/>
          <w:bCs w:val="1"/>
          <w:rtl w:val="0"/>
        </w:rPr>
        <w:t xml:space="preserve">Heading: </w:t>
      </w:r>
      <w:r w:rsidDel="00000000" w:rsidR="00000000" w:rsidRPr="00000000">
        <w:rPr>
          <w:rtl w:val="0"/>
        </w:rPr>
        <w:t xml:space="preserve">"You're in, {name}. Sit tight." (the name part is dropped if there is no name)</w:t>
      </w:r>
    </w:p>
    <w:p w:rsidR="00000000" w:rsidDel="00000000" w:rsidP="00000000" w:rsidRDefault="00000000" w:rsidRPr="00000000" w14:paraId="000000B3">
      <w:pPr>
        <w:numPr>
          <w:ilvl w:val="0"/>
          <w:numId w:val="1"/>
        </w:numPr>
        <w:spacing w:after="60" w:lineRule="auto"/>
        <w:ind w:left="460" w:hanging="260"/>
      </w:pPr>
      <w:r w:rsidDel="00000000" w:rsidR="00000000" w:rsidRPr="00000000">
        <w:rPr>
          <w:b w:val="1"/>
          <w:bCs w:val="1"/>
          <w:rtl w:val="0"/>
        </w:rPr>
        <w:t xml:space="preserve">Sub-line: </w:t>
      </w:r>
      <w:r w:rsidDel="00000000" w:rsidR="00000000" w:rsidRPr="00000000">
        <w:rPr>
          <w:rtl w:val="0"/>
        </w:rPr>
        <w:t xml:space="preserve">"Room {code}  ·  {n} player(s) joined"</w:t>
      </w:r>
    </w:p>
    <w:p w:rsidR="00000000" w:rsidDel="00000000" w:rsidP="00000000" w:rsidRDefault="00000000" w:rsidRPr="00000000" w14:paraId="000000B4">
      <w:pPr>
        <w:numPr>
          <w:ilvl w:val="0"/>
          <w:numId w:val="1"/>
        </w:numPr>
        <w:spacing w:after="60" w:lineRule="auto"/>
        <w:ind w:left="460" w:hanging="260"/>
      </w:pPr>
      <w:r w:rsidDel="00000000" w:rsidR="00000000" w:rsidRPr="00000000">
        <w:rPr>
          <w:b w:val="1"/>
          <w:bCs w:val="1"/>
          <w:rtl w:val="0"/>
        </w:rPr>
        <w:t xml:space="preserve">If the host is connected elsewhere: </w:t>
      </w:r>
      <w:r w:rsidDel="00000000" w:rsidR="00000000" w:rsidRPr="00000000">
        <w:rPr>
          <w:rtl w:val="0"/>
        </w:rPr>
        <w:t xml:space="preserve">"Host is connected from another tab."</w:t>
      </w:r>
    </w:p>
    <w:p w:rsidR="00000000" w:rsidDel="00000000" w:rsidP="00000000" w:rsidRDefault="00000000" w:rsidRPr="00000000" w14:paraId="000000B5">
      <w:pPr>
        <w:pStyle w:val="Heading2"/>
        <w:rPr/>
      </w:pPr>
      <w:r w:rsidDel="00000000" w:rsidR="00000000" w:rsidRPr="00000000">
        <w:rPr>
          <w:rtl w:val="0"/>
        </w:rPr>
        <w:t xml:space="preserve">2.5  Late arrival or removed</w:t>
      </w:r>
    </w:p>
    <w:p w:rsidR="00000000" w:rsidDel="00000000" w:rsidP="00000000" w:rsidRDefault="00000000" w:rsidRPr="00000000" w14:paraId="000000B6">
      <w:pPr>
        <w:pStyle w:val="Heading3"/>
        <w:rPr/>
      </w:pPr>
      <w:r w:rsidDel="00000000" w:rsidR="00000000" w:rsidRPr="00000000">
        <w:rPr>
          <w:rtl w:val="0"/>
        </w:rPr>
        <w:t xml:space="preserve">Late arrival</w:t>
      </w:r>
    </w:p>
    <w:p w:rsidR="00000000" w:rsidDel="00000000" w:rsidP="00000000" w:rsidRDefault="00000000" w:rsidRPr="00000000" w14:paraId="000000B7">
      <w:pPr>
        <w:numPr>
          <w:ilvl w:val="0"/>
          <w:numId w:val="1"/>
        </w:numPr>
        <w:spacing w:after="60" w:lineRule="auto"/>
        <w:ind w:left="460" w:hanging="260"/>
      </w:pPr>
      <w:r w:rsidDel="00000000" w:rsidR="00000000" w:rsidRPr="00000000">
        <w:rPr>
          <w:b w:val="1"/>
          <w:bCs w:val="1"/>
          <w:rtl w:val="0"/>
        </w:rPr>
        <w:t xml:space="preserve">Kicker: </w:t>
      </w:r>
      <w:r w:rsidDel="00000000" w:rsidR="00000000" w:rsidRPr="00000000">
        <w:rPr>
          <w:rtl w:val="0"/>
        </w:rPr>
        <w:t xml:space="preserve">"</w:t>
      </w:r>
      <w:ins w:author="Stuti Srivastava" w:id="43" w:date="2026-06-23T20:23:53Z">
        <w:r w:rsidDel="00000000" w:rsidR="00000000" w:rsidRPr="00000000">
          <w:rPr>
            <w:rtl w:val="0"/>
          </w:rPr>
          <w:t xml:space="preserve">The game experience is </w:t>
        </w:r>
      </w:ins>
      <w:del w:author="Stuti Srivastava" w:id="43" w:date="2026-06-23T20:23:53Z">
        <w:r w:rsidDel="00000000" w:rsidR="00000000" w:rsidRPr="00000000">
          <w:rPr>
            <w:rtl w:val="0"/>
          </w:rPr>
          <w:delText xml:space="preserve">Quiz</w:delText>
        </w:r>
      </w:del>
      <w:r w:rsidDel="00000000" w:rsidR="00000000" w:rsidRPr="00000000">
        <w:rPr>
          <w:rtl w:val="0"/>
        </w:rPr>
        <w:t xml:space="preserve"> in progress" (or "Quiz finished" if it has ended)</w:t>
      </w:r>
    </w:p>
    <w:p w:rsidR="00000000" w:rsidDel="00000000" w:rsidP="00000000" w:rsidRDefault="00000000" w:rsidRPr="00000000" w14:paraId="000000B8">
      <w:pPr>
        <w:numPr>
          <w:ilvl w:val="0"/>
          <w:numId w:val="1"/>
        </w:numPr>
        <w:spacing w:after="60" w:lineRule="auto"/>
        <w:ind w:left="460" w:hanging="260"/>
      </w:pPr>
      <w:r w:rsidDel="00000000" w:rsidR="00000000" w:rsidRPr="00000000">
        <w:rPr>
          <w:b w:val="1"/>
          <w:bCs w:val="1"/>
          <w:rtl w:val="0"/>
        </w:rPr>
        <w:t xml:space="preserve">Heading: </w:t>
      </w:r>
      <w:r w:rsidDel="00000000" w:rsidR="00000000" w:rsidRPr="00000000">
        <w:rPr>
          <w:rtl w:val="0"/>
        </w:rPr>
        <w:t xml:space="preserve">"This lobby has already started" (or "This lobby has already finished")</w:t>
      </w:r>
    </w:p>
    <w:p w:rsidR="00000000" w:rsidDel="00000000" w:rsidP="00000000" w:rsidRDefault="00000000" w:rsidRPr="00000000" w14:paraId="000000B9">
      <w:pPr>
        <w:numPr>
          <w:ilvl w:val="0"/>
          <w:numId w:val="1"/>
        </w:numPr>
        <w:spacing w:after="60" w:lineRule="auto"/>
        <w:ind w:left="460" w:hanging="260"/>
      </w:pPr>
      <w:r w:rsidDel="00000000" w:rsidR="00000000" w:rsidRPr="00000000">
        <w:rPr>
          <w:b w:val="1"/>
          <w:bCs w:val="1"/>
          <w:rtl w:val="0"/>
        </w:rPr>
        <w:t xml:space="preserve">Body (in progress): </w:t>
      </w:r>
      <w:r w:rsidDel="00000000" w:rsidR="00000000" w:rsidRPr="00000000">
        <w:rPr>
          <w:rtl w:val="0"/>
        </w:rPr>
        <w:t xml:space="preserve">"You can still join as a viewer, you'll see every question live and play along for fun, but you won't be scored or eliminated."</w:t>
      </w:r>
    </w:p>
    <w:p w:rsidR="00000000" w:rsidDel="00000000" w:rsidP="00000000" w:rsidRDefault="00000000" w:rsidRPr="00000000" w14:paraId="000000BA">
      <w:pPr>
        <w:numPr>
          <w:ilvl w:val="0"/>
          <w:numId w:val="1"/>
        </w:numPr>
        <w:spacing w:after="60" w:lineRule="auto"/>
        <w:ind w:left="460" w:hanging="260"/>
      </w:pPr>
      <w:r w:rsidDel="00000000" w:rsidR="00000000" w:rsidRPr="00000000">
        <w:rPr>
          <w:b w:val="1"/>
          <w:bCs w:val="1"/>
          <w:rtl w:val="0"/>
        </w:rPr>
        <w:t xml:space="preserve">Body (finished): </w:t>
      </w:r>
      <w:r w:rsidDel="00000000" w:rsidR="00000000" w:rsidRPr="00000000">
        <w:rPr>
          <w:rtl w:val="0"/>
        </w:rPr>
        <w:t xml:space="preserve">"You can still hop in to see the final standings."</w:t>
      </w:r>
    </w:p>
    <w:p w:rsidR="00000000" w:rsidDel="00000000" w:rsidP="00000000" w:rsidRDefault="00000000" w:rsidRPr="00000000" w14:paraId="000000BB">
      <w:pPr>
        <w:numPr>
          <w:ilvl w:val="0"/>
          <w:numId w:val="1"/>
        </w:numPr>
        <w:spacing w:after="60" w:lineRule="auto"/>
        <w:ind w:left="460" w:hanging="260"/>
      </w:pPr>
      <w:r w:rsidDel="00000000" w:rsidR="00000000" w:rsidRPr="00000000">
        <w:rPr>
          <w:b w:val="1"/>
          <w:bCs w:val="1"/>
          <w:rtl w:val="0"/>
        </w:rPr>
        <w:t xml:space="preserve">Button: </w:t>
      </w:r>
      <w:r w:rsidDel="00000000" w:rsidR="00000000" w:rsidRPr="00000000">
        <w:rPr>
          <w:rtl w:val="0"/>
        </w:rPr>
        <w:t xml:space="preserve">"Play as a viewer" (or "See the results" if finished)</w:t>
      </w:r>
    </w:p>
    <w:p w:rsidR="00000000" w:rsidDel="00000000" w:rsidP="00000000" w:rsidRDefault="00000000" w:rsidRPr="00000000" w14:paraId="000000BC">
      <w:pPr>
        <w:pStyle w:val="Heading3"/>
        <w:rPr/>
      </w:pPr>
      <w:r w:rsidDel="00000000" w:rsidR="00000000" w:rsidRPr="00000000">
        <w:rPr>
          <w:rtl w:val="0"/>
        </w:rPr>
        <w:t xml:space="preserve">Removed</w:t>
      </w:r>
    </w:p>
    <w:p w:rsidR="00000000" w:rsidDel="00000000" w:rsidP="00000000" w:rsidRDefault="00000000" w:rsidRPr="00000000" w14:paraId="000000BD">
      <w:pPr>
        <w:numPr>
          <w:ilvl w:val="0"/>
          <w:numId w:val="1"/>
        </w:numPr>
        <w:spacing w:after="60" w:lineRule="auto"/>
        <w:ind w:left="460" w:hanging="260"/>
      </w:pPr>
      <w:r w:rsidDel="00000000" w:rsidR="00000000" w:rsidRPr="00000000">
        <w:rPr>
          <w:b w:val="1"/>
          <w:bCs w:val="1"/>
          <w:rtl w:val="0"/>
        </w:rPr>
        <w:t xml:space="preserve">Kicker / Heading: </w:t>
      </w:r>
      <w:r w:rsidDel="00000000" w:rsidR="00000000" w:rsidRPr="00000000">
        <w:rPr>
          <w:rtl w:val="0"/>
        </w:rPr>
        <w:t xml:space="preserve">"Removed" / "You were removed from this room"</w:t>
      </w:r>
    </w:p>
    <w:p w:rsidR="00000000" w:rsidDel="00000000" w:rsidP="00000000" w:rsidRDefault="00000000" w:rsidRPr="00000000" w14:paraId="000000BE">
      <w:pPr>
        <w:numPr>
          <w:ilvl w:val="0"/>
          <w:numId w:val="1"/>
        </w:numPr>
        <w:spacing w:after="60" w:lineRule="auto"/>
        <w:ind w:left="460" w:hanging="260"/>
      </w:pPr>
      <w:r w:rsidDel="00000000" w:rsidR="00000000" w:rsidRPr="00000000">
        <w:rPr>
          <w:b w:val="1"/>
          <w:bCs w:val="1"/>
          <w:rtl w:val="0"/>
        </w:rPr>
        <w:t xml:space="preserve">Body: </w:t>
      </w:r>
      <w:r w:rsidDel="00000000" w:rsidR="00000000" w:rsidRPr="00000000">
        <w:rPr>
          <w:rtl w:val="0"/>
        </w:rPr>
        <w:t xml:space="preserve">"The host removed you from this </w:t>
      </w:r>
      <w:ins w:author="Stuti Srivastava" w:id="44" w:date="2026-06-23T20:24:50Z">
        <w:r w:rsidDel="00000000" w:rsidR="00000000" w:rsidRPr="00000000">
          <w:rPr>
            <w:rtl w:val="0"/>
          </w:rPr>
          <w:t xml:space="preserve">lobby</w:t>
        </w:r>
      </w:ins>
      <w:del w:author="Stuti Srivastava" w:id="44" w:date="2026-06-23T20:24:50Z">
        <w:r w:rsidDel="00000000" w:rsidR="00000000" w:rsidRPr="00000000">
          <w:rPr>
            <w:rtl w:val="0"/>
          </w:rPr>
          <w:delText xml:space="preserve">quiz</w:delText>
        </w:r>
      </w:del>
      <w:r w:rsidDel="00000000" w:rsidR="00000000" w:rsidRPr="00000000">
        <w:rPr>
          <w:rtl w:val="0"/>
        </w:rPr>
        <w:t xml:space="preserve">."</w:t>
      </w:r>
    </w:p>
    <w:p w:rsidR="00000000" w:rsidDel="00000000" w:rsidP="00000000" w:rsidRDefault="00000000" w:rsidRPr="00000000" w14:paraId="000000BF">
      <w:pPr>
        <w:pStyle w:val="Heading2"/>
        <w:rPr/>
      </w:pPr>
      <w:r w:rsidDel="00000000" w:rsidR="00000000" w:rsidRPr="00000000">
        <w:rPr>
          <w:rtl w:val="0"/>
        </w:rPr>
        <w:t xml:space="preserve">2.6  In game (player)</w:t>
      </w:r>
    </w:p>
    <w:p w:rsidR="00000000" w:rsidDel="00000000" w:rsidP="00000000" w:rsidRDefault="00000000" w:rsidRPr="00000000" w14:paraId="000000C0">
      <w:pPr>
        <w:numPr>
          <w:ilvl w:val="0"/>
          <w:numId w:val="1"/>
        </w:numPr>
        <w:spacing w:after="60" w:lineRule="auto"/>
        <w:ind w:left="460" w:hanging="260"/>
      </w:pPr>
      <w:r w:rsidDel="00000000" w:rsidR="00000000" w:rsidRPr="00000000">
        <w:rPr>
          <w:b w:val="1"/>
          <w:bCs w:val="1"/>
          <w:rtl w:val="0"/>
        </w:rPr>
        <w:t xml:space="preserve">Loading states: </w:t>
      </w:r>
      <w:r w:rsidDel="00000000" w:rsidR="00000000" w:rsidRPr="00000000">
        <w:rPr>
          <w:rtl w:val="0"/>
        </w:rPr>
        <w:t xml:space="preserve">"Joining...", "Loading question..."</w:t>
      </w:r>
    </w:p>
    <w:p w:rsidR="00000000" w:rsidDel="00000000" w:rsidP="00000000" w:rsidRDefault="00000000" w:rsidRPr="00000000" w14:paraId="000000C1">
      <w:pPr>
        <w:numPr>
          <w:ilvl w:val="0"/>
          <w:numId w:val="1"/>
        </w:numPr>
        <w:spacing w:after="60" w:lineRule="auto"/>
        <w:ind w:left="460" w:hanging="260"/>
      </w:pPr>
      <w:r w:rsidDel="00000000" w:rsidR="00000000" w:rsidRPr="00000000">
        <w:rPr>
          <w:rtl w:val="0"/>
        </w:rPr>
        <w:t xml:space="preserve">The question screen uses the same wording as Part 1.7.</w:t>
      </w:r>
    </w:p>
    <w:p w:rsidR="00000000" w:rsidDel="00000000" w:rsidP="00000000" w:rsidRDefault="00000000" w:rsidRPr="00000000" w14:paraId="000000C2">
      <w:pPr>
        <w:pStyle w:val="Heading3"/>
        <w:rPr/>
      </w:pPr>
      <w:r w:rsidDel="00000000" w:rsidR="00000000" w:rsidRPr="00000000">
        <w:rPr>
          <w:rtl w:val="0"/>
        </w:rPr>
        <w:t xml:space="preserve">Eliminated screen</w:t>
      </w:r>
    </w:p>
    <w:p w:rsidR="00000000" w:rsidDel="00000000" w:rsidP="00000000" w:rsidRDefault="00000000" w:rsidRPr="00000000" w14:paraId="000000C3">
      <w:pPr>
        <w:numPr>
          <w:ilvl w:val="0"/>
          <w:numId w:val="1"/>
        </w:numPr>
        <w:spacing w:after="60" w:lineRule="auto"/>
        <w:ind w:left="460" w:hanging="260"/>
      </w:pPr>
      <w:r w:rsidDel="00000000" w:rsidR="00000000" w:rsidRPr="00000000">
        <w:rPr>
          <w:b w:val="1"/>
          <w:bCs w:val="1"/>
          <w:rtl w:val="0"/>
        </w:rPr>
        <w:t xml:space="preserve">Kicker / Heading: </w:t>
      </w:r>
      <w:r w:rsidDel="00000000" w:rsidR="00000000" w:rsidRPr="00000000">
        <w:rPr>
          <w:rtl w:val="0"/>
        </w:rPr>
        <w:t xml:space="preserve">"Eliminated" / "You're out of the </w:t>
      </w:r>
      <w:ins w:author="Stuti Srivastava" w:id="45" w:date="2026-06-23T20:25:39Z">
        <w:r w:rsidDel="00000000" w:rsidR="00000000" w:rsidRPr="00000000">
          <w:rPr>
            <w:rtl w:val="0"/>
          </w:rPr>
          <w:t xml:space="preserve">game</w:t>
        </w:r>
      </w:ins>
      <w:del w:author="Stuti Srivastava" w:id="45" w:date="2026-06-23T20:25:39Z">
        <w:r w:rsidDel="00000000" w:rsidR="00000000" w:rsidRPr="00000000">
          <w:rPr>
            <w:rtl w:val="0"/>
          </w:rPr>
          <w:delText xml:space="preserve">running</w:delText>
        </w:r>
      </w:del>
      <w:r w:rsidDel="00000000" w:rsidR="00000000" w:rsidRPr="00000000">
        <w:rPr>
          <w:rtl w:val="0"/>
        </w:rPr>
        <w:t xml:space="preserve">"</w:t>
      </w:r>
    </w:p>
    <w:p w:rsidR="00000000" w:rsidDel="00000000" w:rsidP="00000000" w:rsidRDefault="00000000" w:rsidRPr="00000000" w14:paraId="000000C4">
      <w:pPr>
        <w:numPr>
          <w:ilvl w:val="0"/>
          <w:numId w:val="1"/>
        </w:numPr>
        <w:spacing w:after="60" w:lineRule="auto"/>
        <w:ind w:left="460" w:hanging="260"/>
      </w:pPr>
      <w:r w:rsidDel="00000000" w:rsidR="00000000" w:rsidRPr="00000000">
        <w:rPr>
          <w:b w:val="1"/>
          <w:bCs w:val="1"/>
          <w:rtl w:val="0"/>
        </w:rPr>
        <w:t xml:space="preserve">Body: </w:t>
      </w:r>
      <w:r w:rsidDel="00000000" w:rsidR="00000000" w:rsidRPr="00000000">
        <w:rPr>
          <w:rtl w:val="0"/>
        </w:rPr>
        <w:t xml:space="preserve">"That answer knocked you out, but the game isn't over for you. Keep playing along as a viewer (your answers won't count), or sit back and watch the survivors."</w:t>
      </w:r>
    </w:p>
    <w:p w:rsidR="00000000" w:rsidDel="00000000" w:rsidP="00000000" w:rsidRDefault="00000000" w:rsidRPr="00000000" w14:paraId="000000C5">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"Continue playing as viewer", "Just watch"</w:t>
      </w:r>
    </w:p>
    <w:p w:rsidR="00000000" w:rsidDel="00000000" w:rsidP="00000000" w:rsidRDefault="00000000" w:rsidRPr="00000000" w14:paraId="000000C6">
      <w:pPr>
        <w:pStyle w:val="Heading2"/>
        <w:rPr/>
      </w:pPr>
      <w:r w:rsidDel="00000000" w:rsidR="00000000" w:rsidRPr="00000000">
        <w:rPr>
          <w:rtl w:val="0"/>
        </w:rPr>
        <w:t xml:space="preserve">2.7  Watching (spectator)</w:t>
      </w:r>
    </w:p>
    <w:p w:rsidR="00000000" w:rsidDel="00000000" w:rsidP="00000000" w:rsidRDefault="00000000" w:rsidRPr="00000000" w14:paraId="000000C7">
      <w:pPr>
        <w:numPr>
          <w:ilvl w:val="0"/>
          <w:numId w:val="1"/>
        </w:numPr>
        <w:spacing w:after="60" w:lineRule="auto"/>
        <w:ind w:left="460" w:hanging="260"/>
      </w:pPr>
      <w:r w:rsidDel="00000000" w:rsidR="00000000" w:rsidRPr="00000000">
        <w:rPr>
          <w:b w:val="1"/>
          <w:bCs w:val="1"/>
          <w:rtl w:val="0"/>
        </w:rPr>
        <w:t xml:space="preserve">Connecting: </w:t>
      </w:r>
      <w:r w:rsidDel="00000000" w:rsidR="00000000" w:rsidRPr="00000000">
        <w:rPr>
          <w:rtl w:val="0"/>
        </w:rPr>
        <w:t xml:space="preserve">"Connecting to room {code}..."</w:t>
      </w:r>
    </w:p>
    <w:p w:rsidR="00000000" w:rsidDel="00000000" w:rsidP="00000000" w:rsidRDefault="00000000" w:rsidRPr="00000000" w14:paraId="000000C8">
      <w:pPr>
        <w:numPr>
          <w:ilvl w:val="0"/>
          <w:numId w:val="1"/>
        </w:numPr>
        <w:spacing w:after="60" w:lineRule="auto"/>
        <w:ind w:left="460" w:hanging="260"/>
      </w:pPr>
      <w:r w:rsidDel="00000000" w:rsidR="00000000" w:rsidRPr="00000000">
        <w:rPr>
          <w:b w:val="1"/>
          <w:bCs w:val="1"/>
          <w:rtl w:val="0"/>
        </w:rPr>
        <w:t xml:space="preserve">Spectator lobby: </w:t>
      </w:r>
      <w:r w:rsidDel="00000000" w:rsidR="00000000" w:rsidRPr="00000000">
        <w:rPr>
          <w:rtl w:val="0"/>
        </w:rPr>
        <w:t xml:space="preserve">kicker "Spectating", heading "Room {code}"</w:t>
      </w:r>
    </w:p>
    <w:p w:rsidR="00000000" w:rsidDel="00000000" w:rsidP="00000000" w:rsidRDefault="00000000" w:rsidRPr="00000000" w14:paraId="000000C9">
      <w:pPr>
        <w:numPr>
          <w:ilvl w:val="0"/>
          <w:numId w:val="1"/>
        </w:numPr>
        <w:spacing w:after="60" w:lineRule="auto"/>
        <w:ind w:left="460" w:hanging="260"/>
      </w:pPr>
      <w:r w:rsidDel="00000000" w:rsidR="00000000" w:rsidRPr="00000000">
        <w:rPr>
          <w:b w:val="1"/>
          <w:bCs w:val="1"/>
          <w:rtl w:val="0"/>
        </w:rPr>
        <w:t xml:space="preserve">Lobby body: </w:t>
      </w:r>
      <w:r w:rsidDel="00000000" w:rsidR="00000000" w:rsidRPr="00000000">
        <w:rPr>
          <w:rtl w:val="0"/>
        </w:rPr>
        <w:t xml:space="preserve">"Lobby, waiting for the host to start. You can jump in to play along once it begins."</w:t>
      </w:r>
    </w:p>
    <w:p w:rsidR="00000000" w:rsidDel="00000000" w:rsidP="00000000" w:rsidRDefault="00000000" w:rsidRPr="00000000" w14:paraId="000000CA">
      <w:pPr>
        <w:numPr>
          <w:ilvl w:val="0"/>
          <w:numId w:val="1"/>
        </w:numPr>
        <w:spacing w:after="60" w:lineRule="auto"/>
        <w:ind w:left="460" w:hanging="260"/>
      </w:pPr>
      <w:r w:rsidDel="00000000" w:rsidR="00000000" w:rsidRPr="00000000">
        <w:rPr>
          <w:b w:val="1"/>
          <w:bCs w:val="1"/>
          <w:rtl w:val="0"/>
        </w:rPr>
        <w:t xml:space="preserve">Lobby section: </w:t>
      </w:r>
      <w:r w:rsidDel="00000000" w:rsidR="00000000" w:rsidRPr="00000000">
        <w:rPr>
          <w:rtl w:val="0"/>
        </w:rPr>
        <w:t xml:space="preserve">"In the lobby", line "{n} player(s)  ·  {m} watching", empty state "No players yet."</w:t>
      </w:r>
    </w:p>
    <w:p w:rsidR="00000000" w:rsidDel="00000000" w:rsidP="00000000" w:rsidRDefault="00000000" w:rsidRPr="00000000" w14:paraId="000000CB">
      <w:pPr>
        <w:numPr>
          <w:ilvl w:val="0"/>
          <w:numId w:val="1"/>
        </w:numPr>
        <w:spacing w:after="60" w:lineRule="auto"/>
        <w:ind w:left="460" w:hanging="260"/>
      </w:pPr>
      <w:r w:rsidDel="00000000" w:rsidR="00000000" w:rsidRPr="00000000">
        <w:rPr>
          <w:b w:val="1"/>
          <w:bCs w:val="1"/>
          <w:rtl w:val="0"/>
        </w:rPr>
        <w:t xml:space="preserve">Between questions: </w:t>
      </w:r>
      <w:r w:rsidDel="00000000" w:rsidR="00000000" w:rsidRPr="00000000">
        <w:rPr>
          <w:rtl w:val="0"/>
        </w:rPr>
        <w:t xml:space="preserve">"Waiting for the next question..."</w:t>
      </w:r>
    </w:p>
    <w:p w:rsidR="00000000" w:rsidDel="00000000" w:rsidP="00000000" w:rsidRDefault="00000000" w:rsidRPr="00000000" w14:paraId="000000CC">
      <w:pPr>
        <w:numPr>
          <w:ilvl w:val="0"/>
          <w:numId w:val="1"/>
        </w:numPr>
        <w:spacing w:after="60" w:lineRule="auto"/>
        <w:ind w:left="460" w:hanging="260"/>
      </w:pPr>
      <w:r w:rsidDel="00000000" w:rsidR="00000000" w:rsidRPr="00000000">
        <w:rPr>
          <w:b w:val="1"/>
          <w:bCs w:val="1"/>
          <w:rtl w:val="0"/>
        </w:rPr>
        <w:t xml:space="preserve">Top banners: </w:t>
      </w:r>
      <w:r w:rsidDel="00000000" w:rsidR="00000000" w:rsidRPr="00000000">
        <w:rPr>
          <w:rtl w:val="0"/>
        </w:rPr>
        <w:t xml:space="preserve">"You're out, spectating"  ·  "Host is reading the question, timer starts soon"  ·  button "Play as viewer"</w:t>
      </w:r>
    </w:p>
    <w:p w:rsidR="00000000" w:rsidDel="00000000" w:rsidP="00000000" w:rsidRDefault="00000000" w:rsidRPr="00000000" w14:paraId="000000CD">
      <w:pPr>
        <w:numPr>
          <w:ilvl w:val="0"/>
          <w:numId w:val="1"/>
        </w:numPr>
        <w:spacing w:after="60" w:lineRule="auto"/>
        <w:ind w:left="460" w:hanging="260"/>
      </w:pPr>
      <w:r w:rsidDel="00000000" w:rsidR="00000000" w:rsidRPr="00000000">
        <w:rPr>
          <w:b w:val="1"/>
          <w:bCs w:val="1"/>
          <w:rtl w:val="0"/>
        </w:rPr>
        <w:t xml:space="preserve">Sidebar toggle: </w:t>
      </w:r>
      <w:r w:rsidDel="00000000" w:rsidR="00000000" w:rsidRPr="00000000">
        <w:rPr>
          <w:rtl w:val="0"/>
        </w:rPr>
        <w:t xml:space="preserve">"Hide players" / "Players"</w:t>
      </w:r>
    </w:p>
    <w:p w:rsidR="00000000" w:rsidDel="00000000" w:rsidP="00000000" w:rsidRDefault="00000000" w:rsidRPr="00000000" w14:paraId="000000CE">
      <w:pPr>
        <w:numPr>
          <w:ilvl w:val="0"/>
          <w:numId w:val="1"/>
        </w:numPr>
        <w:spacing w:after="60" w:lineRule="auto"/>
        <w:ind w:left="460" w:hanging="260"/>
      </w:pPr>
      <w:r w:rsidDel="00000000" w:rsidR="00000000" w:rsidRPr="00000000">
        <w:rPr>
          <w:b w:val="1"/>
          <w:bCs w:val="1"/>
          <w:rtl w:val="0"/>
        </w:rPr>
        <w:t xml:space="preserve">Participants sidebar: </w:t>
      </w:r>
      <w:r w:rsidDel="00000000" w:rsidR="00000000" w:rsidRPr="00000000">
        <w:rPr>
          <w:rtl w:val="0"/>
        </w:rPr>
        <w:t xml:space="preserve">kicker "Participants", heading "{survivors}/{total} still in", "Round {n} of {total}"</w:t>
      </w:r>
    </w:p>
    <w:p w:rsidR="00000000" w:rsidDel="00000000" w:rsidP="00000000" w:rsidRDefault="00000000" w:rsidRPr="00000000" w14:paraId="000000CF">
      <w:pPr>
        <w:numPr>
          <w:ilvl w:val="0"/>
          <w:numId w:val="1"/>
        </w:numPr>
        <w:spacing w:after="60" w:lineRule="auto"/>
        <w:ind w:left="460" w:hanging="260"/>
      </w:pPr>
      <w:r w:rsidDel="00000000" w:rsidR="00000000" w:rsidRPr="00000000">
        <w:rPr>
          <w:b w:val="1"/>
          <w:bCs w:val="1"/>
          <w:rtl w:val="0"/>
        </w:rPr>
        <w:t xml:space="preserve">Participant counts: </w:t>
      </w:r>
      <w:r w:rsidDel="00000000" w:rsidR="00000000" w:rsidRPr="00000000">
        <w:rPr>
          <w:rtl w:val="0"/>
        </w:rPr>
        <w:t xml:space="preserve">"{n} passed" / "{n} eliminated" (on reveal), or "{n} answered so far..."</w:t>
      </w:r>
    </w:p>
    <w:p w:rsidR="00000000" w:rsidDel="00000000" w:rsidP="00000000" w:rsidRDefault="00000000" w:rsidRPr="00000000" w14:paraId="000000D0">
      <w:pPr>
        <w:numPr>
          <w:ilvl w:val="0"/>
          <w:numId w:val="1"/>
        </w:numPr>
        <w:spacing w:after="60" w:lineRule="auto"/>
        <w:ind w:left="460" w:hanging="260"/>
      </w:pPr>
      <w:r w:rsidDel="00000000" w:rsidR="00000000" w:rsidRPr="00000000">
        <w:rPr>
          <w:b w:val="1"/>
          <w:bCs w:val="1"/>
          <w:rtl w:val="0"/>
        </w:rPr>
        <w:t xml:space="preserve">Status tags: </w:t>
      </w:r>
      <w:r w:rsidDel="00000000" w:rsidR="00000000" w:rsidRPr="00000000">
        <w:rPr>
          <w:rtl w:val="0"/>
        </w:rPr>
        <w:t xml:space="preserve">"spectating"  ·  "out  ·  Q{n}"  ·  "score {n}"</w:t>
      </w:r>
    </w:p>
    <w:p w:rsidR="00000000" w:rsidDel="00000000" w:rsidP="00000000" w:rsidRDefault="00000000" w:rsidRPr="00000000" w14:paraId="000000D1">
      <w:pPr>
        <w:numPr>
          <w:ilvl w:val="0"/>
          <w:numId w:val="1"/>
        </w:numPr>
        <w:spacing w:after="60" w:lineRule="auto"/>
        <w:ind w:left="460" w:hanging="260"/>
      </w:pPr>
      <w:r w:rsidDel="00000000" w:rsidR="00000000" w:rsidRPr="00000000">
        <w:rPr>
          <w:b w:val="1"/>
          <w:bCs w:val="1"/>
          <w:rtl w:val="0"/>
        </w:rPr>
        <w:t xml:space="preserve">Footer: </w:t>
      </w:r>
      <w:r w:rsidDel="00000000" w:rsidR="00000000" w:rsidRPr="00000000">
        <w:rPr>
          <w:rtl w:val="0"/>
        </w:rPr>
        <w:t xml:space="preserve">"{n} watching" (plus "{n} playing along")</w:t>
      </w:r>
    </w:p>
    <w:p w:rsidR="00000000" w:rsidDel="00000000" w:rsidP="00000000" w:rsidRDefault="00000000" w:rsidRPr="00000000" w14:paraId="000000D2">
      <w:pPr>
        <w:pStyle w:val="Heading1"/>
        <w:rPr/>
      </w:pPr>
      <w:r w:rsidDel="00000000" w:rsidR="00000000" w:rsidRPr="00000000">
        <w:rPr>
          <w:rtl w:val="0"/>
        </w:rPr>
        <w:t xml:space="preserve">Part 3: Host screen</w:t>
      </w:r>
    </w:p>
    <w:p w:rsidR="00000000" w:rsidDel="00000000" w:rsidP="00000000" w:rsidRDefault="00000000" w:rsidRPr="00000000" w14:paraId="000000D3">
      <w:pPr>
        <w:spacing w:after="100" w:lineRule="auto"/>
        <w:rPr/>
      </w:pPr>
      <w:r w:rsidDel="00000000" w:rsidR="00000000" w:rsidRPr="00000000">
        <w:rPr>
          <w:i w:val="1"/>
          <w:iCs w:val="1"/>
          <w:color w:val="6b6b6b"/>
          <w:rtl w:val="0"/>
        </w:rPr>
        <w:t xml:space="preserve">The control screen the person running a live room uses. Included for completeness.</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d8a6" w:space="0" w:sz="4" w:val="single"/>
              <w:left w:color="e8d8a6" w:space="0" w:sz="4" w:val="single"/>
              <w:bottom w:color="e8d8a6" w:space="0" w:sz="4" w:val="single"/>
              <w:right w:color="e8d8a6" w:space="0" w:sz="4" w:val="single"/>
            </w:tcBorders>
            <w:shd w:fill="fcf2d9" w:val="clear"/>
            <w:tcMar>
              <w:top w:w="140.0" w:type="dxa"/>
              <w:left w:w="200.0" w:type="dxa"/>
              <w:bottom w:w="140.0" w:type="dxa"/>
              <w:right w:w="200.0" w:type="dxa"/>
            </w:tcMar>
          </w:tcPr>
          <w:p w:rsidR="00000000" w:rsidDel="00000000" w:rsidP="00000000" w:rsidRDefault="00000000" w:rsidRPr="00000000" w14:paraId="000000D5">
            <w:pPr>
              <w:spacing w:after="80" w:lineRule="auto"/>
              <w:rPr/>
            </w:pPr>
            <w:r w:rsidDel="00000000" w:rsidR="00000000" w:rsidRPr="00000000">
              <w:rPr>
                <w:b w:val="1"/>
                <w:bCs w:val="1"/>
                <w:color w:val="9c7a1e"/>
                <w:rtl w:val="0"/>
              </w:rPr>
              <w:t xml:space="preserve">Note</w:t>
            </w:r>
            <w:r w:rsidDel="00000000" w:rsidR="00000000" w:rsidRPr="00000000">
              <w:rPr>
                <w:rtl w:val="0"/>
              </w:rPr>
            </w:r>
          </w:p>
          <w:p w:rsidR="00000000" w:rsidDel="00000000" w:rsidP="00000000" w:rsidRDefault="00000000" w:rsidRPr="00000000" w14:paraId="000000D6">
            <w:pPr>
              <w:rPr/>
            </w:pPr>
            <w:r w:rsidDel="00000000" w:rsidR="00000000" w:rsidRPr="00000000">
              <w:rPr>
                <w:i w:val="1"/>
                <w:iCs w:val="1"/>
                <w:rtl w:val="0"/>
              </w:rPr>
              <w:t xml:space="preserve">Purely technical and error messages (sign-in, network and server-configuration warnings) are not listed here, since they are not editable content.</w:t>
            </w:r>
            <w:r w:rsidDel="00000000" w:rsidR="00000000" w:rsidRPr="00000000">
              <w:rPr>
                <w:rtl w:val="0"/>
              </w:rPr>
            </w:r>
          </w:p>
        </w:tc>
      </w:tr>
    </w:tbl>
    <w:p w:rsidR="00000000" w:rsidDel="00000000" w:rsidP="00000000" w:rsidRDefault="00000000" w:rsidRPr="00000000" w14:paraId="000000D7">
      <w:pPr>
        <w:pStyle w:val="Heading2"/>
        <w:rPr/>
      </w:pPr>
      <w:r w:rsidDel="00000000" w:rsidR="00000000" w:rsidRPr="00000000">
        <w:rPr>
          <w:rtl w:val="0"/>
        </w:rPr>
        <w:t xml:space="preserve">3.1  Host dashboard</w:t>
      </w:r>
    </w:p>
    <w:p w:rsidR="00000000" w:rsidDel="00000000" w:rsidP="00000000" w:rsidRDefault="00000000" w:rsidRPr="00000000" w14:paraId="000000D8">
      <w:pPr>
        <w:numPr>
          <w:ilvl w:val="0"/>
          <w:numId w:val="1"/>
        </w:numPr>
        <w:spacing w:after="60" w:lineRule="auto"/>
        <w:ind w:left="460" w:hanging="260"/>
      </w:pPr>
      <w:r w:rsidDel="00000000" w:rsidR="00000000" w:rsidRPr="00000000">
        <w:rPr>
          <w:b w:val="1"/>
          <w:bCs w:val="1"/>
          <w:rtl w:val="0"/>
        </w:rPr>
        <w:t xml:space="preserve">Page label / Heading: </w:t>
      </w:r>
      <w:r w:rsidDel="00000000" w:rsidR="00000000" w:rsidRPr="00000000">
        <w:rPr>
          <w:rtl w:val="0"/>
        </w:rPr>
        <w:t xml:space="preserve">"Host dashboard" / "The 1% Club, your lobbies"</w:t>
      </w:r>
    </w:p>
    <w:p w:rsidR="00000000" w:rsidDel="00000000" w:rsidP="00000000" w:rsidRDefault="00000000" w:rsidRPr="00000000" w14:paraId="000000D9">
      <w:pPr>
        <w:numPr>
          <w:ilvl w:val="0"/>
          <w:numId w:val="1"/>
        </w:numPr>
        <w:spacing w:after="60" w:lineRule="auto"/>
        <w:ind w:left="460" w:hanging="260"/>
      </w:pPr>
      <w:r w:rsidDel="00000000" w:rsidR="00000000" w:rsidRPr="00000000">
        <w:rPr>
          <w:b w:val="1"/>
          <w:bCs w:val="1"/>
          <w:rtl w:val="0"/>
        </w:rPr>
        <w:t xml:space="preserve">Subtitle: </w:t>
      </w:r>
      <w:r w:rsidDel="00000000" w:rsidR="00000000" w:rsidRPr="00000000">
        <w:rPr>
          <w:rtl w:val="0"/>
        </w:rPr>
        <w:t xml:space="preserve">"Rooms you created, plus ones you co-host. Start or end them individually."</w:t>
      </w:r>
    </w:p>
    <w:p w:rsidR="00000000" w:rsidDel="00000000" w:rsidP="00000000" w:rsidRDefault="00000000" w:rsidRPr="00000000" w14:paraId="000000DA">
      <w:pPr>
        <w:numPr>
          <w:ilvl w:val="0"/>
          <w:numId w:val="1"/>
        </w:numPr>
        <w:spacing w:after="60" w:lineRule="auto"/>
        <w:ind w:left="460" w:hanging="260"/>
      </w:pPr>
      <w:r w:rsidDel="00000000" w:rsidR="00000000" w:rsidRPr="00000000">
        <w:rPr>
          <w:b w:val="1"/>
          <w:bCs w:val="1"/>
          <w:rtl w:val="0"/>
        </w:rPr>
        <w:t xml:space="preserve">Set selector: </w:t>
      </w:r>
      <w:r w:rsidDel="00000000" w:rsidR="00000000" w:rsidRPr="00000000">
        <w:rPr>
          <w:rtl w:val="0"/>
        </w:rPr>
        <w:t xml:space="preserve">label "Question set"</w:t>
      </w:r>
    </w:p>
    <w:p w:rsidR="00000000" w:rsidDel="00000000" w:rsidP="00000000" w:rsidRDefault="00000000" w:rsidRPr="00000000" w14:paraId="000000DB">
      <w:pPr>
        <w:numPr>
          <w:ilvl w:val="0"/>
          <w:numId w:val="1"/>
        </w:numPr>
        <w:spacing w:after="60" w:lineRule="auto"/>
        <w:ind w:left="460" w:hanging="260"/>
      </w:pPr>
      <w:r w:rsidDel="00000000" w:rsidR="00000000" w:rsidRPr="00000000">
        <w:rPr>
          <w:b w:val="1"/>
          <w:bCs w:val="1"/>
          <w:rtl w:val="0"/>
        </w:rPr>
        <w:t xml:space="preserve">Create button: </w:t>
      </w:r>
      <w:r w:rsidDel="00000000" w:rsidR="00000000" w:rsidRPr="00000000">
        <w:rPr>
          <w:rtl w:val="0"/>
        </w:rPr>
        <w:t xml:space="preserve">"Create room  ·  {Set label}" (busy: "Creating...")</w:t>
      </w:r>
    </w:p>
    <w:p w:rsidR="00000000" w:rsidDel="00000000" w:rsidP="00000000" w:rsidRDefault="00000000" w:rsidRPr="00000000" w14:paraId="000000DC">
      <w:pPr>
        <w:numPr>
          <w:ilvl w:val="0"/>
          <w:numId w:val="1"/>
        </w:numPr>
        <w:spacing w:after="60" w:lineRule="auto"/>
        <w:ind w:left="460" w:hanging="260"/>
      </w:pPr>
      <w:r w:rsidDel="00000000" w:rsidR="00000000" w:rsidRPr="00000000">
        <w:rPr>
          <w:b w:val="1"/>
          <w:bCs w:val="1"/>
          <w:rtl w:val="0"/>
        </w:rPr>
        <w:t xml:space="preserve">Filter tabs: </w:t>
      </w:r>
      <w:r w:rsidDel="00000000" w:rsidR="00000000" w:rsidRPr="00000000">
        <w:rPr>
          <w:rtl w:val="0"/>
        </w:rPr>
        <w:t xml:space="preserve">"All", "Open", "Running", "Finished"</w:t>
      </w:r>
    </w:p>
    <w:p w:rsidR="00000000" w:rsidDel="00000000" w:rsidP="00000000" w:rsidRDefault="00000000" w:rsidRPr="00000000" w14:paraId="000000DD">
      <w:pPr>
        <w:numPr>
          <w:ilvl w:val="0"/>
          <w:numId w:val="1"/>
        </w:numPr>
        <w:spacing w:after="60" w:lineRule="auto"/>
        <w:ind w:left="460" w:hanging="260"/>
      </w:pPr>
      <w:r w:rsidDel="00000000" w:rsidR="00000000" w:rsidRPr="00000000">
        <w:rPr>
          <w:b w:val="1"/>
          <w:bCs w:val="1"/>
          <w:rtl w:val="0"/>
        </w:rPr>
        <w:t xml:space="preserve">Empty state: </w:t>
      </w:r>
      <w:r w:rsidDel="00000000" w:rsidR="00000000" w:rsidRPr="00000000">
        <w:rPr>
          <w:rtl w:val="0"/>
        </w:rPr>
        <w:t xml:space="preserve">"No rooms yet. Click Create new room to spin up your first."</w:t>
      </w:r>
    </w:p>
    <w:p w:rsidR="00000000" w:rsidDel="00000000" w:rsidP="00000000" w:rsidRDefault="00000000" w:rsidRPr="00000000" w14:paraId="000000DE">
      <w:pPr>
        <w:numPr>
          <w:ilvl w:val="0"/>
          <w:numId w:val="1"/>
        </w:numPr>
        <w:spacing w:after="60" w:lineRule="auto"/>
        <w:ind w:left="460" w:hanging="260"/>
      </w:pPr>
      <w:r w:rsidDel="00000000" w:rsidR="00000000" w:rsidRPr="00000000">
        <w:rPr>
          <w:b w:val="1"/>
          <w:bCs w:val="1"/>
          <w:rtl w:val="0"/>
        </w:rPr>
        <w:t xml:space="preserve">Footnote: </w:t>
      </w:r>
      <w:r w:rsidDel="00000000" w:rsidR="00000000" w:rsidRPr="00000000">
        <w:rPr>
          <w:rtl w:val="0"/>
        </w:rPr>
        <w:t xml:space="preserve">"Each room can hold about 100 players."</w:t>
      </w:r>
    </w:p>
    <w:p w:rsidR="00000000" w:rsidDel="00000000" w:rsidP="00000000" w:rsidRDefault="00000000" w:rsidRPr="00000000" w14:paraId="000000DF">
      <w:pPr>
        <w:numPr>
          <w:ilvl w:val="0"/>
          <w:numId w:val="1"/>
        </w:numPr>
        <w:spacing w:after="60" w:lineRule="auto"/>
        <w:ind w:left="460" w:hanging="260"/>
      </w:pPr>
      <w:r w:rsidDel="00000000" w:rsidR="00000000" w:rsidRPr="00000000">
        <w:rPr>
          <w:b w:val="1"/>
          <w:bCs w:val="1"/>
          <w:rtl w:val="0"/>
        </w:rPr>
        <w:t xml:space="preserve">Per-filter empty: </w:t>
      </w:r>
      <w:r w:rsidDel="00000000" w:rsidR="00000000" w:rsidRPr="00000000">
        <w:rPr>
          <w:rtl w:val="0"/>
        </w:rPr>
        <w:t xml:space="preserve">"No {filter} rooms right now."</w:t>
      </w:r>
    </w:p>
    <w:p w:rsidR="00000000" w:rsidDel="00000000" w:rsidP="00000000" w:rsidRDefault="00000000" w:rsidRPr="00000000" w14:paraId="000000E0">
      <w:pPr>
        <w:numPr>
          <w:ilvl w:val="0"/>
          <w:numId w:val="1"/>
        </w:numPr>
        <w:spacing w:after="60" w:lineRule="auto"/>
        <w:ind w:left="460" w:hanging="260"/>
      </w:pPr>
      <w:r w:rsidDel="00000000" w:rsidR="00000000" w:rsidRPr="00000000">
        <w:rPr>
          <w:b w:val="1"/>
          <w:bCs w:val="1"/>
          <w:rtl w:val="0"/>
        </w:rPr>
        <w:t xml:space="preserve">Section headings: </w:t>
      </w:r>
      <w:r w:rsidDel="00000000" w:rsidR="00000000" w:rsidRPr="00000000">
        <w:rPr>
          <w:rtl w:val="0"/>
        </w:rPr>
        <w:t xml:space="preserve">"My rooms", "Co-hosting" (with "owned by {email}")</w:t>
      </w:r>
    </w:p>
    <w:p w:rsidR="00000000" w:rsidDel="00000000" w:rsidP="00000000" w:rsidRDefault="00000000" w:rsidRPr="00000000" w14:paraId="000000E1">
      <w:pPr>
        <w:pStyle w:val="Heading2"/>
        <w:rPr/>
      </w:pPr>
      <w:r w:rsidDel="00000000" w:rsidR="00000000" w:rsidRPr="00000000">
        <w:rPr>
          <w:rtl w:val="0"/>
        </w:rPr>
        <w:t xml:space="preserve">3.2  Room controls</w:t>
      </w:r>
    </w:p>
    <w:p w:rsidR="00000000" w:rsidDel="00000000" w:rsidP="00000000" w:rsidRDefault="00000000" w:rsidRPr="00000000" w14:paraId="000000E2">
      <w:pPr>
        <w:numPr>
          <w:ilvl w:val="0"/>
          <w:numId w:val="1"/>
        </w:numPr>
        <w:spacing w:after="60" w:lineRule="auto"/>
        <w:ind w:left="460" w:hanging="260"/>
      </w:pPr>
      <w:r w:rsidDel="00000000" w:rsidR="00000000" w:rsidRPr="00000000">
        <w:rPr>
          <w:b w:val="1"/>
          <w:bCs w:val="1"/>
          <w:rtl w:val="0"/>
        </w:rPr>
        <w:t xml:space="preserve">Breadcrumb / Heading: </w:t>
      </w:r>
      <w:r w:rsidDel="00000000" w:rsidR="00000000" w:rsidRPr="00000000">
        <w:rPr>
          <w:rtl w:val="0"/>
        </w:rPr>
        <w:t xml:space="preserve">"Back to dashboard" / "Room {code}" (plus a set badge)</w:t>
      </w:r>
    </w:p>
    <w:p w:rsidR="00000000" w:rsidDel="00000000" w:rsidP="00000000" w:rsidRDefault="00000000" w:rsidRPr="00000000" w14:paraId="000000E3">
      <w:pPr>
        <w:numPr>
          <w:ilvl w:val="0"/>
          <w:numId w:val="1"/>
        </w:numPr>
        <w:spacing w:after="60" w:lineRule="auto"/>
        <w:ind w:left="460" w:hanging="260"/>
      </w:pPr>
      <w:r w:rsidDel="00000000" w:rsidR="00000000" w:rsidRPr="00000000">
        <w:rPr>
          <w:b w:val="1"/>
          <w:bCs w:val="1"/>
          <w:rtl w:val="0"/>
        </w:rPr>
        <w:t xml:space="preserve">Copy buttons: </w:t>
      </w:r>
      <w:r w:rsidDel="00000000" w:rsidR="00000000" w:rsidRPr="00000000">
        <w:rPr>
          <w:rtl w:val="0"/>
        </w:rPr>
        <w:t xml:space="preserve">"Play link", "Watch link"</w:t>
      </w:r>
    </w:p>
    <w:p w:rsidR="00000000" w:rsidDel="00000000" w:rsidP="00000000" w:rsidRDefault="00000000" w:rsidRPr="00000000" w14:paraId="000000E4">
      <w:pPr>
        <w:numPr>
          <w:ilvl w:val="0"/>
          <w:numId w:val="1"/>
        </w:numPr>
        <w:spacing w:after="60" w:lineRule="auto"/>
        <w:ind w:left="460" w:hanging="260"/>
      </w:pPr>
      <w:r w:rsidDel="00000000" w:rsidR="00000000" w:rsidRPr="00000000">
        <w:rPr>
          <w:b w:val="1"/>
          <w:bCs w:val="1"/>
          <w:rtl w:val="0"/>
        </w:rPr>
        <w:t xml:space="preserve">Phase badges: </w:t>
      </w:r>
      <w:r w:rsidDel="00000000" w:rsidR="00000000" w:rsidRPr="00000000">
        <w:rPr>
          <w:rtl w:val="0"/>
        </w:rPr>
        <w:t xml:space="preserve">"Lobby" / "Live" / "Ended"</w:t>
      </w:r>
    </w:p>
    <w:p w:rsidR="00000000" w:rsidDel="00000000" w:rsidP="00000000" w:rsidRDefault="00000000" w:rsidRPr="00000000" w14:paraId="000000E5">
      <w:pPr>
        <w:numPr>
          <w:ilvl w:val="0"/>
          <w:numId w:val="1"/>
        </w:numPr>
        <w:spacing w:after="60" w:lineRule="auto"/>
        <w:ind w:left="460" w:hanging="260"/>
      </w:pPr>
      <w:r w:rsidDel="00000000" w:rsidR="00000000" w:rsidRPr="00000000">
        <w:rPr>
          <w:b w:val="1"/>
          <w:bCs w:val="1"/>
          <w:rtl w:val="0"/>
        </w:rPr>
        <w:t xml:space="preserve">Question counter: </w:t>
      </w:r>
      <w:r w:rsidDel="00000000" w:rsidR="00000000" w:rsidRPr="00000000">
        <w:rPr>
          <w:rtl w:val="0"/>
        </w:rPr>
        <w:t xml:space="preserve">"Q{n}/{total}"</w:t>
      </w:r>
    </w:p>
    <w:p w:rsidR="00000000" w:rsidDel="00000000" w:rsidP="00000000" w:rsidRDefault="00000000" w:rsidRPr="00000000" w14:paraId="000000E6">
      <w:pPr>
        <w:numPr>
          <w:ilvl w:val="0"/>
          <w:numId w:val="1"/>
        </w:numPr>
        <w:spacing w:after="60" w:lineRule="auto"/>
        <w:ind w:left="460" w:hanging="260"/>
      </w:pPr>
      <w:r w:rsidDel="00000000" w:rsidR="00000000" w:rsidRPr="00000000">
        <w:rPr>
          <w:b w:val="1"/>
          <w:bCs w:val="1"/>
          <w:rtl w:val="0"/>
        </w:rPr>
        <w:t xml:space="preserve">Player summary: </w:t>
      </w:r>
      <w:r w:rsidDel="00000000" w:rsidR="00000000" w:rsidRPr="00000000">
        <w:rPr>
          <w:rtl w:val="0"/>
        </w:rPr>
        <w:t xml:space="preserve">"{n} player(s)  ·  {n} still in  ·  {n} viewer(s)" (plus "·  {n} playing along")</w:t>
      </w:r>
    </w:p>
    <w:p w:rsidR="00000000" w:rsidDel="00000000" w:rsidP="00000000" w:rsidRDefault="00000000" w:rsidRPr="00000000" w14:paraId="000000E7">
      <w:pPr>
        <w:numPr>
          <w:ilvl w:val="0"/>
          <w:numId w:val="1"/>
        </w:numPr>
        <w:spacing w:after="60" w:lineRule="auto"/>
        <w:ind w:left="460" w:hanging="260"/>
      </w:pPr>
      <w:r w:rsidDel="00000000" w:rsidR="00000000" w:rsidRPr="00000000">
        <w:rPr>
          <w:b w:val="1"/>
          <w:bCs w:val="1"/>
          <w:rtl w:val="0"/>
        </w:rPr>
        <w:t xml:space="preserve">Buttons by phase: </w:t>
      </w:r>
      <w:r w:rsidDel="00000000" w:rsidR="00000000" w:rsidRPr="00000000">
        <w:rPr>
          <w:rtl w:val="0"/>
        </w:rPr>
        <w:t xml:space="preserve">"Start quiz" (lobby); "Start Q{n}", "End question", "End quiz" (running); "Reset to lobby" (ended)</w:t>
      </w:r>
    </w:p>
    <w:p w:rsidR="00000000" w:rsidDel="00000000" w:rsidP="00000000" w:rsidRDefault="00000000" w:rsidRPr="00000000" w14:paraId="000000E8">
      <w:pPr>
        <w:numPr>
          <w:ilvl w:val="0"/>
          <w:numId w:val="1"/>
        </w:numPr>
        <w:spacing w:after="60" w:lineRule="auto"/>
        <w:ind w:left="460" w:hanging="260"/>
      </w:pPr>
      <w:r w:rsidDel="00000000" w:rsidR="00000000" w:rsidRPr="00000000">
        <w:rPr>
          <w:b w:val="1"/>
          <w:bCs w:val="1"/>
          <w:rtl w:val="0"/>
        </w:rPr>
        <w:t xml:space="preserve">End-quiz confirm: </w:t>
      </w:r>
      <w:r w:rsidDel="00000000" w:rsidR="00000000" w:rsidRPr="00000000">
        <w:rPr>
          <w:rtl w:val="0"/>
        </w:rPr>
        <w:t xml:space="preserve">title "End the quiz now?", message "The current standings are frozen.", confirm "End quiz"</w:t>
      </w:r>
    </w:p>
    <w:p w:rsidR="00000000" w:rsidDel="00000000" w:rsidP="00000000" w:rsidRDefault="00000000" w:rsidRPr="00000000" w14:paraId="000000E9">
      <w:pPr>
        <w:pStyle w:val="Heading3"/>
        <w:rPr/>
      </w:pPr>
      <w:r w:rsidDel="00000000" w:rsidR="00000000" w:rsidRPr="00000000">
        <w:rPr>
          <w:rtl w:val="0"/>
        </w:rPr>
        <w:t xml:space="preserve">Host controls ("Live controls you can change at any point during the game.")</w:t>
      </w:r>
    </w:p>
    <w:p w:rsidR="00000000" w:rsidDel="00000000" w:rsidP="00000000" w:rsidRDefault="00000000" w:rsidRPr="00000000" w14:paraId="000000EA">
      <w:pPr>
        <w:numPr>
          <w:ilvl w:val="0"/>
          <w:numId w:val="1"/>
        </w:numPr>
        <w:spacing w:after="60" w:lineRule="auto"/>
        <w:ind w:left="460" w:hanging="260"/>
      </w:pPr>
      <w:r w:rsidDel="00000000" w:rsidR="00000000" w:rsidRPr="00000000">
        <w:rPr>
          <w:b w:val="1"/>
          <w:bCs w:val="1"/>
          <w:rtl w:val="0"/>
        </w:rPr>
        <w:t xml:space="preserve">Manual questions: </w:t>
      </w:r>
      <w:r w:rsidDel="00000000" w:rsidR="00000000" w:rsidRPr="00000000">
        <w:rPr>
          <w:rtl w:val="0"/>
        </w:rPr>
        <w:t xml:space="preserve">"You press Start to open each question's timer and End question to reveal early. Off means the server runs rounds automatically."</w:t>
      </w:r>
    </w:p>
    <w:p w:rsidR="00000000" w:rsidDel="00000000" w:rsidP="00000000" w:rsidRDefault="00000000" w:rsidRPr="00000000" w14:paraId="000000EB">
      <w:pPr>
        <w:numPr>
          <w:ilvl w:val="0"/>
          <w:numId w:val="1"/>
        </w:numPr>
        <w:spacing w:after="60" w:lineRule="auto"/>
        <w:ind w:left="460" w:hanging="260"/>
      </w:pPr>
      <w:r w:rsidDel="00000000" w:rsidR="00000000" w:rsidRPr="00000000">
        <w:rPr>
          <w:b w:val="1"/>
          <w:bCs w:val="1"/>
          <w:rtl w:val="0"/>
        </w:rPr>
        <w:t xml:space="preserve">Mute everyone: </w:t>
      </w:r>
      <w:r w:rsidDel="00000000" w:rsidR="00000000" w:rsidRPr="00000000">
        <w:rPr>
          <w:rtl w:val="0"/>
        </w:rPr>
        <w:t xml:space="preserve">"Silences the host voice-over and the game-show audio for all players and viewers. Unmute individuals in the participants table below."</w:t>
      </w:r>
    </w:p>
    <w:p w:rsidR="00000000" w:rsidDel="00000000" w:rsidP="00000000" w:rsidRDefault="00000000" w:rsidRPr="00000000" w14:paraId="000000EC">
      <w:pPr>
        <w:numPr>
          <w:ilvl w:val="0"/>
          <w:numId w:val="1"/>
        </w:numPr>
        <w:spacing w:after="60" w:lineRule="auto"/>
        <w:ind w:left="460" w:hanging="260"/>
      </w:pPr>
      <w:r w:rsidDel="00000000" w:rsidR="00000000" w:rsidRPr="00000000">
        <w:rPr>
          <w:b w:val="1"/>
          <w:bCs w:val="1"/>
          <w:rtl w:val="0"/>
        </w:rPr>
        <w:t xml:space="preserve">Instructions screen: </w:t>
      </w:r>
      <w:r w:rsidDel="00000000" w:rsidR="00000000" w:rsidRPr="00000000">
        <w:rPr>
          <w:rtl w:val="0"/>
        </w:rPr>
        <w:t xml:space="preserve">"Whether joining players see the 3-page rules screen before the lobby. Affects players who join from now on."</w:t>
      </w:r>
    </w:p>
    <w:p w:rsidR="00000000" w:rsidDel="00000000" w:rsidP="00000000" w:rsidRDefault="00000000" w:rsidRPr="00000000" w14:paraId="000000ED">
      <w:pPr>
        <w:pStyle w:val="Heading3"/>
        <w:rPr/>
      </w:pPr>
      <w:r w:rsidDel="00000000" w:rsidR="00000000" w:rsidRPr="00000000">
        <w:rPr>
          <w:rtl w:val="0"/>
        </w:rPr>
        <w:t xml:space="preserve">Narration ("Choose how questions are narrated. Locked once the quiz starts.")</w:t>
      </w:r>
    </w:p>
    <w:p w:rsidR="00000000" w:rsidDel="00000000" w:rsidP="00000000" w:rsidRDefault="00000000" w:rsidRPr="00000000" w14:paraId="000000EE">
      <w:pPr>
        <w:numPr>
          <w:ilvl w:val="0"/>
          <w:numId w:val="1"/>
        </w:numPr>
        <w:spacing w:after="60" w:lineRule="auto"/>
        <w:ind w:left="460" w:hanging="260"/>
      </w:pPr>
      <w:r w:rsidDel="00000000" w:rsidR="00000000" w:rsidRPr="00000000">
        <w:rPr>
          <w:b w:val="1"/>
          <w:bCs w:val="1"/>
          <w:rtl w:val="0"/>
        </w:rPr>
        <w:t xml:space="preserve">Read out: </w:t>
      </w:r>
      <w:r w:rsidDel="00000000" w:rsidR="00000000" w:rsidRPr="00000000">
        <w:rPr>
          <w:rtl w:val="0"/>
        </w:rPr>
        <w:t xml:space="preserve">"You read each question aloud, every round holds with the timer frozen until you press Start question timer. No recorded voice-over plays."</w:t>
      </w:r>
    </w:p>
    <w:p w:rsidR="00000000" w:rsidDel="00000000" w:rsidP="00000000" w:rsidRDefault="00000000" w:rsidRPr="00000000" w14:paraId="000000EF">
      <w:pPr>
        <w:numPr>
          <w:ilvl w:val="0"/>
          <w:numId w:val="1"/>
        </w:numPr>
        <w:spacing w:after="60" w:lineRule="auto"/>
        <w:ind w:left="460" w:hanging="260"/>
      </w:pPr>
      <w:r w:rsidDel="00000000" w:rsidR="00000000" w:rsidRPr="00000000">
        <w:rPr>
          <w:b w:val="1"/>
          <w:bCs w:val="1"/>
          <w:rtl w:val="0"/>
        </w:rPr>
        <w:t xml:space="preserve">Mute VO: </w:t>
      </w:r>
      <w:r w:rsidDel="00000000" w:rsidR="00000000" w:rsidRPr="00000000">
        <w:rPr>
          <w:rtl w:val="0"/>
        </w:rPr>
        <w:t xml:space="preserve">"Rounds follow normal server timing, but recorded voice-overs stay silent for the whole game." (plus "No effect while Read out is on.")</w:t>
      </w:r>
    </w:p>
    <w:p w:rsidR="00000000" w:rsidDel="00000000" w:rsidP="00000000" w:rsidRDefault="00000000" w:rsidRPr="00000000" w14:paraId="000000F0">
      <w:pPr>
        <w:numPr>
          <w:ilvl w:val="0"/>
          <w:numId w:val="1"/>
        </w:numPr>
        <w:spacing w:after="60" w:lineRule="auto"/>
        <w:ind w:left="460" w:hanging="260"/>
      </w:pPr>
      <w:r w:rsidDel="00000000" w:rsidR="00000000" w:rsidRPr="00000000">
        <w:rPr>
          <w:b w:val="1"/>
          <w:bCs w:val="1"/>
          <w:rtl w:val="0"/>
        </w:rPr>
        <w:t xml:space="preserve">In-game read-out helper: </w:t>
      </w:r>
      <w:r w:rsidDel="00000000" w:rsidR="00000000" w:rsidRPr="00000000">
        <w:rPr>
          <w:rtl w:val="0"/>
        </w:rPr>
        <w:t xml:space="preserve">"Read the question aloud, then press Start Q{n} above.", "Clock running...", "Revealing answer..."</w:t>
      </w:r>
    </w:p>
    <w:p w:rsidR="00000000" w:rsidDel="00000000" w:rsidP="00000000" w:rsidRDefault="00000000" w:rsidRPr="00000000" w14:paraId="000000F1">
      <w:pPr>
        <w:pStyle w:val="Heading3"/>
        <w:rPr/>
      </w:pPr>
      <w:r w:rsidDel="00000000" w:rsidR="00000000" w:rsidRPr="00000000">
        <w:rPr>
          <w:rtl w:val="0"/>
        </w:rPr>
        <w:t xml:space="preserve">Co-hosts</w:t>
      </w:r>
    </w:p>
    <w:p w:rsidR="00000000" w:rsidDel="00000000" w:rsidP="00000000" w:rsidRDefault="00000000" w:rsidRPr="00000000" w14:paraId="000000F2">
      <w:pPr>
        <w:numPr>
          <w:ilvl w:val="0"/>
          <w:numId w:val="1"/>
        </w:numPr>
        <w:spacing w:after="60" w:lineRule="auto"/>
        <w:ind w:left="460" w:hanging="260"/>
      </w:pPr>
      <w:r w:rsidDel="00000000" w:rsidR="00000000" w:rsidRPr="00000000">
        <w:rPr>
          <w:b w:val="1"/>
          <w:bCs w:val="1"/>
          <w:rtl w:val="0"/>
        </w:rPr>
        <w:t xml:space="preserve">Section text: </w:t>
      </w:r>
      <w:r w:rsidDel="00000000" w:rsidR="00000000" w:rsidRPr="00000000">
        <w:rPr>
          <w:rtl w:val="0"/>
        </w:rPr>
        <w:t xml:space="preserve">"Add another host by email, they'll see this lobby on their own dashboard. They must have a host account first."</w:t>
      </w:r>
    </w:p>
    <w:p w:rsidR="00000000" w:rsidDel="00000000" w:rsidP="00000000" w:rsidRDefault="00000000" w:rsidRPr="00000000" w14:paraId="000000F3">
      <w:pPr>
        <w:numPr>
          <w:ilvl w:val="0"/>
          <w:numId w:val="1"/>
        </w:numPr>
        <w:spacing w:after="60" w:lineRule="auto"/>
        <w:ind w:left="460" w:hanging="260"/>
      </w:pPr>
      <w:r w:rsidDel="00000000" w:rsidR="00000000" w:rsidRPr="00000000">
        <w:rPr>
          <w:b w:val="1"/>
          <w:bCs w:val="1"/>
          <w:rtl w:val="0"/>
        </w:rPr>
        <w:t xml:space="preserve">Field / Button: </w:t>
      </w:r>
      <w:r w:rsidDel="00000000" w:rsidR="00000000" w:rsidRPr="00000000">
        <w:rPr>
          <w:rtl w:val="0"/>
        </w:rPr>
        <w:t xml:space="preserve">placeholder "cohost@email.com", button "Add co-host" (busy "Adding...")</w:t>
      </w:r>
    </w:p>
    <w:p w:rsidR="00000000" w:rsidDel="00000000" w:rsidP="00000000" w:rsidRDefault="00000000" w:rsidRPr="00000000" w14:paraId="000000F4">
      <w:pPr>
        <w:numPr>
          <w:ilvl w:val="0"/>
          <w:numId w:val="1"/>
        </w:numPr>
        <w:spacing w:after="60" w:lineRule="auto"/>
        <w:ind w:left="460" w:hanging="260"/>
      </w:pPr>
      <w:r w:rsidDel="00000000" w:rsidR="00000000" w:rsidRPr="00000000">
        <w:rPr>
          <w:b w:val="1"/>
          <w:bCs w:val="1"/>
          <w:rtl w:val="0"/>
        </w:rPr>
        <w:t xml:space="preserve">Success: </w:t>
      </w:r>
      <w:r w:rsidDel="00000000" w:rsidR="00000000" w:rsidRPr="00000000">
        <w:rPr>
          <w:rtl w:val="0"/>
        </w:rPr>
        <w:t xml:space="preserve">"Added {email} as a co-host."</w:t>
      </w:r>
    </w:p>
    <w:p w:rsidR="00000000" w:rsidDel="00000000" w:rsidP="00000000" w:rsidRDefault="00000000" w:rsidRPr="00000000" w14:paraId="000000F5">
      <w:pPr>
        <w:pStyle w:val="Heading3"/>
        <w:rPr/>
      </w:pPr>
      <w:r w:rsidDel="00000000" w:rsidR="00000000" w:rsidRPr="00000000">
        <w:rPr>
          <w:rtl w:val="0"/>
        </w:rPr>
        <w:t xml:space="preserve">Participants table</w:t>
      </w:r>
    </w:p>
    <w:p w:rsidR="00000000" w:rsidDel="00000000" w:rsidP="00000000" w:rsidRDefault="00000000" w:rsidRPr="00000000" w14:paraId="000000F6">
      <w:pPr>
        <w:numPr>
          <w:ilvl w:val="0"/>
          <w:numId w:val="1"/>
        </w:numPr>
        <w:spacing w:after="60" w:lineRule="auto"/>
        <w:ind w:left="460" w:hanging="260"/>
      </w:pPr>
      <w:r w:rsidDel="00000000" w:rsidR="00000000" w:rsidRPr="00000000">
        <w:rPr>
          <w:b w:val="1"/>
          <w:bCs w:val="1"/>
          <w:rtl w:val="0"/>
        </w:rPr>
        <w:t xml:space="preserve">Empty: </w:t>
      </w:r>
      <w:r w:rsidDel="00000000" w:rsidR="00000000" w:rsidRPr="00000000">
        <w:rPr>
          <w:rtl w:val="0"/>
        </w:rPr>
        <w:t xml:space="preserve">"No one yet. Share the play link."</w:t>
      </w:r>
    </w:p>
    <w:p w:rsidR="00000000" w:rsidDel="00000000" w:rsidP="00000000" w:rsidRDefault="00000000" w:rsidRPr="00000000" w14:paraId="000000F7">
      <w:pPr>
        <w:numPr>
          <w:ilvl w:val="0"/>
          <w:numId w:val="1"/>
        </w:numPr>
        <w:spacing w:after="60" w:lineRule="auto"/>
        <w:ind w:left="460" w:hanging="260"/>
      </w:pPr>
      <w:r w:rsidDel="00000000" w:rsidR="00000000" w:rsidRPr="00000000">
        <w:rPr>
          <w:b w:val="1"/>
          <w:bCs w:val="1"/>
          <w:rtl w:val="0"/>
        </w:rPr>
        <w:t xml:space="preserve">Columns: </w:t>
      </w:r>
      <w:r w:rsidDel="00000000" w:rsidR="00000000" w:rsidRPr="00000000">
        <w:rPr>
          <w:rtl w:val="0"/>
        </w:rPr>
        <w:t xml:space="preserve">"Name", "Status", "Score", "Time", "Action"</w:t>
      </w:r>
    </w:p>
    <w:p w:rsidR="00000000" w:rsidDel="00000000" w:rsidP="00000000" w:rsidRDefault="00000000" w:rsidRPr="00000000" w14:paraId="000000F8">
      <w:pPr>
        <w:numPr>
          <w:ilvl w:val="0"/>
          <w:numId w:val="1"/>
        </w:numPr>
        <w:spacing w:after="60" w:lineRule="auto"/>
        <w:ind w:left="460" w:hanging="260"/>
      </w:pPr>
      <w:r w:rsidDel="00000000" w:rsidR="00000000" w:rsidRPr="00000000">
        <w:rPr>
          <w:b w:val="1"/>
          <w:bCs w:val="1"/>
          <w:rtl w:val="0"/>
        </w:rPr>
        <w:t xml:space="preserve">Status values: </w:t>
      </w:r>
      <w:r w:rsidDel="00000000" w:rsidR="00000000" w:rsidRPr="00000000">
        <w:rPr>
          <w:rtl w:val="0"/>
        </w:rPr>
        <w:t xml:space="preserve">"Playing along", "Spectator", "Out  ·  Q{n}", "In", "Survived", "Ready"</w:t>
      </w:r>
    </w:p>
    <w:p w:rsidR="00000000" w:rsidDel="00000000" w:rsidP="00000000" w:rsidRDefault="00000000" w:rsidRPr="00000000" w14:paraId="000000F9">
      <w:pPr>
        <w:numPr>
          <w:ilvl w:val="0"/>
          <w:numId w:val="1"/>
        </w:numPr>
        <w:spacing w:after="60" w:lineRule="auto"/>
        <w:ind w:left="460" w:hanging="260"/>
      </w:pPr>
      <w:r w:rsidDel="00000000" w:rsidR="00000000" w:rsidRPr="00000000">
        <w:rPr>
          <w:b w:val="1"/>
          <w:bCs w:val="1"/>
          <w:rtl w:val="0"/>
        </w:rPr>
        <w:t xml:space="preserve">Actions: </w:t>
      </w:r>
      <w:r w:rsidDel="00000000" w:rsidR="00000000" w:rsidRPr="00000000">
        <w:rPr>
          <w:rtl w:val="0"/>
        </w:rPr>
        <w:t xml:space="preserve">"Mute" / "Unmute", "Kick" (confirm title "Remove {name}?", confirm "Remove")</w:t>
      </w:r>
    </w:p>
    <w:p w:rsidR="00000000" w:rsidDel="00000000" w:rsidP="00000000" w:rsidRDefault="00000000" w:rsidRPr="00000000" w14:paraId="000000FA">
      <w:pPr>
        <w:pStyle w:val="Heading2"/>
        <w:rPr/>
      </w:pPr>
      <w:r w:rsidDel="00000000" w:rsidR="00000000" w:rsidRPr="00000000">
        <w:rPr>
          <w:rtl w:val="0"/>
        </w:rPr>
        <w:t xml:space="preserve">3.3  Room card (on the dashboard)</w:t>
      </w:r>
    </w:p>
    <w:p w:rsidR="00000000" w:rsidDel="00000000" w:rsidP="00000000" w:rsidRDefault="00000000" w:rsidRPr="00000000" w14:paraId="000000FB">
      <w:pPr>
        <w:numPr>
          <w:ilvl w:val="0"/>
          <w:numId w:val="1"/>
        </w:numPr>
        <w:spacing w:after="60" w:lineRule="auto"/>
        <w:ind w:left="460" w:hanging="260"/>
      </w:pPr>
      <w:r w:rsidDel="00000000" w:rsidR="00000000" w:rsidRPr="00000000">
        <w:rPr>
          <w:b w:val="1"/>
          <w:bCs w:val="1"/>
          <w:rtl w:val="0"/>
        </w:rPr>
        <w:t xml:space="preserve">Stats: </w:t>
      </w:r>
      <w:r w:rsidDel="00000000" w:rsidR="00000000" w:rsidRPr="00000000">
        <w:rPr>
          <w:rtl w:val="0"/>
        </w:rPr>
        <w:t xml:space="preserve">"{n} joined", "{n} still in" / "{n} ready", "{n} viewer(s)", "{n} playing along"</w:t>
      </w:r>
    </w:p>
    <w:p w:rsidR="00000000" w:rsidDel="00000000" w:rsidP="00000000" w:rsidRDefault="00000000" w:rsidRPr="00000000" w14:paraId="000000FC">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"Start quiz", "Start Q{n}", "End question", "Mute everyone" / "Unmute everyone", "End quiz", "Reset to lobby", "Open lobby", "Remove from dashboard", "Play link" / "Watch link"</w:t>
      </w:r>
    </w:p>
    <w:p w:rsidR="00000000" w:rsidDel="00000000" w:rsidP="00000000" w:rsidRDefault="00000000" w:rsidRPr="00000000" w14:paraId="000000FD">
      <w:pPr>
        <w:numPr>
          <w:ilvl w:val="0"/>
          <w:numId w:val="1"/>
        </w:numPr>
        <w:spacing w:after="60" w:lineRule="auto"/>
        <w:ind w:left="460" w:hanging="260"/>
      </w:pPr>
      <w:r w:rsidDel="00000000" w:rsidR="00000000" w:rsidRPr="00000000">
        <w:rPr>
          <w:b w:val="1"/>
          <w:bCs w:val="1"/>
          <w:rtl w:val="0"/>
        </w:rPr>
        <w:t xml:space="preserve">End-quiz confirm: </w:t>
      </w:r>
      <w:r w:rsidDel="00000000" w:rsidR="00000000" w:rsidRPr="00000000">
        <w:rPr>
          <w:rtl w:val="0"/>
        </w:rPr>
        <w:t xml:space="preserve">title "End room {code}?", message "All players freeze on their current question.", confirm "End quiz"</w:t>
      </w:r>
    </w:p>
    <w:p w:rsidR="00000000" w:rsidDel="00000000" w:rsidP="00000000" w:rsidRDefault="00000000" w:rsidRPr="00000000" w14:paraId="000000FE">
      <w:pPr>
        <w:numPr>
          <w:ilvl w:val="0"/>
          <w:numId w:val="1"/>
        </w:numPr>
        <w:spacing w:after="60" w:lineRule="auto"/>
        <w:ind w:left="460" w:hanging="260"/>
      </w:pPr>
      <w:r w:rsidDel="00000000" w:rsidR="00000000" w:rsidRPr="00000000">
        <w:rPr>
          <w:b w:val="1"/>
          <w:bCs w:val="1"/>
          <w:rtl w:val="0"/>
        </w:rPr>
        <w:t xml:space="preserve">Remove confirm: </w:t>
      </w:r>
      <w:r w:rsidDel="00000000" w:rsidR="00000000" w:rsidRPr="00000000">
        <w:rPr>
          <w:rtl w:val="0"/>
        </w:rPr>
        <w:t xml:space="preserve">title "Remove {code}?", message "Removes this lobby from your dashboard. The live room stays alive until everyone disconnects.", confirm "Remove"</w:t>
      </w:r>
    </w:p>
    <w:p w:rsidR="00000000" w:rsidDel="00000000" w:rsidP="00000000" w:rsidRDefault="00000000" w:rsidRPr="00000000" w14:paraId="000000FF">
      <w:pPr>
        <w:pStyle w:val="Heading2"/>
        <w:rPr/>
      </w:pPr>
      <w:r w:rsidDel="00000000" w:rsidR="00000000" w:rsidRPr="00000000">
        <w:rPr>
          <w:rtl w:val="0"/>
        </w:rPr>
        <w:t xml:space="preserve">3.4  Live stats panel</w:t>
      </w:r>
    </w:p>
    <w:p w:rsidR="00000000" w:rsidDel="00000000" w:rsidP="00000000" w:rsidRDefault="00000000" w:rsidRPr="00000000" w14:paraId="00000100">
      <w:pPr>
        <w:numPr>
          <w:ilvl w:val="0"/>
          <w:numId w:val="1"/>
        </w:numPr>
        <w:spacing w:after="60" w:lineRule="auto"/>
        <w:ind w:left="460" w:hanging="260"/>
      </w:pPr>
      <w:r w:rsidDel="00000000" w:rsidR="00000000" w:rsidRPr="00000000">
        <w:rPr>
          <w:b w:val="1"/>
          <w:bCs w:val="1"/>
          <w:rtl w:val="0"/>
        </w:rPr>
        <w:t xml:space="preserve">Title / Tabs: </w:t>
      </w:r>
      <w:r w:rsidDel="00000000" w:rsidR="00000000" w:rsidRPr="00000000">
        <w:rPr>
          <w:rtl w:val="0"/>
        </w:rPr>
        <w:t xml:space="preserve">"Live stats"; "Overview", "Per-question", "Eliminations", "Play-along"</w:t>
      </w:r>
    </w:p>
    <w:p w:rsidR="00000000" w:rsidDel="00000000" w:rsidP="00000000" w:rsidRDefault="00000000" w:rsidRPr="00000000" w14:paraId="00000101">
      <w:pPr>
        <w:numPr>
          <w:ilvl w:val="0"/>
          <w:numId w:val="1"/>
        </w:numPr>
        <w:spacing w:after="60" w:lineRule="auto"/>
        <w:ind w:left="460" w:hanging="260"/>
      </w:pPr>
      <w:r w:rsidDel="00000000" w:rsidR="00000000" w:rsidRPr="00000000">
        <w:rPr>
          <w:b w:val="1"/>
          <w:bCs w:val="1"/>
          <w:rtl w:val="0"/>
        </w:rPr>
        <w:t xml:space="preserve">Overview labels: </w:t>
      </w:r>
      <w:r w:rsidDel="00000000" w:rsidR="00000000" w:rsidRPr="00000000">
        <w:rPr>
          <w:rtl w:val="0"/>
        </w:rPr>
        <w:t xml:space="preserve">"still in", "players", "answered this Q", "current question", "playing along", "watching"</w:t>
      </w:r>
    </w:p>
    <w:p w:rsidR="00000000" w:rsidDel="00000000" w:rsidP="00000000" w:rsidRDefault="00000000" w:rsidRPr="00000000" w14:paraId="00000102">
      <w:pPr>
        <w:numPr>
          <w:ilvl w:val="0"/>
          <w:numId w:val="1"/>
        </w:numPr>
        <w:spacing w:after="60" w:lineRule="auto"/>
        <w:ind w:left="460" w:hanging="260"/>
      </w:pPr>
      <w:r w:rsidDel="00000000" w:rsidR="00000000" w:rsidRPr="00000000">
        <w:rPr>
          <w:b w:val="1"/>
          <w:bCs w:val="1"/>
          <w:rtl w:val="0"/>
        </w:rPr>
        <w:t xml:space="preserve">Per-question columns: </w:t>
      </w:r>
      <w:r w:rsidDel="00000000" w:rsidR="00000000" w:rsidRPr="00000000">
        <w:rPr>
          <w:rtl w:val="0"/>
        </w:rPr>
        <w:t xml:space="preserve">"Q", "Answered", "Correct", "Eliminated"</w:t>
      </w:r>
    </w:p>
    <w:p w:rsidR="00000000" w:rsidDel="00000000" w:rsidP="00000000" w:rsidRDefault="00000000" w:rsidRPr="00000000" w14:paraId="00000103">
      <w:pPr>
        <w:numPr>
          <w:ilvl w:val="0"/>
          <w:numId w:val="1"/>
        </w:numPr>
        <w:spacing w:after="60" w:lineRule="auto"/>
        <w:ind w:left="460" w:hanging="260"/>
      </w:pPr>
      <w:r w:rsidDel="00000000" w:rsidR="00000000" w:rsidRPr="00000000">
        <w:rPr>
          <w:b w:val="1"/>
          <w:bCs w:val="1"/>
          <w:rtl w:val="0"/>
        </w:rPr>
        <w:t xml:space="preserve">Eliminations: </w:t>
      </w:r>
      <w:r w:rsidDel="00000000" w:rsidR="00000000" w:rsidRPr="00000000">
        <w:rPr>
          <w:rtl w:val="0"/>
        </w:rPr>
        <w:t xml:space="preserve">empty "No eliminations yet.", row "Q{n}  ·  {n} out"</w:t>
      </w:r>
    </w:p>
    <w:p w:rsidR="00000000" w:rsidDel="00000000" w:rsidP="00000000" w:rsidRDefault="00000000" w:rsidRPr="00000000" w14:paraId="00000104">
      <w:pPr>
        <w:numPr>
          <w:ilvl w:val="0"/>
          <w:numId w:val="1"/>
        </w:numPr>
        <w:spacing w:after="60" w:lineRule="auto"/>
        <w:ind w:left="460" w:hanging="260"/>
      </w:pPr>
      <w:r w:rsidDel="00000000" w:rsidR="00000000" w:rsidRPr="00000000">
        <w:rPr>
          <w:b w:val="1"/>
          <w:bCs w:val="1"/>
          <w:rtl w:val="0"/>
        </w:rPr>
        <w:t xml:space="preserve">Play-along columns: </w:t>
      </w:r>
      <w:r w:rsidDel="00000000" w:rsidR="00000000" w:rsidRPr="00000000">
        <w:rPr>
          <w:rtl w:val="0"/>
        </w:rPr>
        <w:t xml:space="preserve">"Name", "Origin", "Reached", "Correct" (origin values "out Q{n}, continued" / "viewer"); empty "Nobody is playing along unscored."</w:t>
      </w:r>
    </w:p>
    <w:p w:rsidR="00000000" w:rsidDel="00000000" w:rsidP="00000000" w:rsidRDefault="00000000" w:rsidRPr="00000000" w14:paraId="00000105">
      <w:pPr>
        <w:pStyle w:val="Heading2"/>
        <w:rPr/>
      </w:pPr>
      <w:r w:rsidDel="00000000" w:rsidR="00000000" w:rsidRPr="00000000">
        <w:rPr>
          <w:rtl w:val="0"/>
        </w:rPr>
        <w:t xml:space="preserve">3.5  Shared confirm and cancel buttons</w:t>
      </w:r>
    </w:p>
    <w:p w:rsidR="00000000" w:rsidDel="00000000" w:rsidP="00000000" w:rsidRDefault="00000000" w:rsidRPr="00000000" w14:paraId="00000106">
      <w:pPr>
        <w:numPr>
          <w:ilvl w:val="0"/>
          <w:numId w:val="1"/>
        </w:numPr>
        <w:spacing w:after="60" w:lineRule="auto"/>
        <w:ind w:left="460" w:hanging="260"/>
      </w:pPr>
      <w:r w:rsidDel="00000000" w:rsidR="00000000" w:rsidRPr="00000000">
        <w:rPr>
          <w:b w:val="1"/>
          <w:bCs w:val="1"/>
          <w:rtl w:val="0"/>
        </w:rPr>
        <w:t xml:space="preserve">Buttons: </w:t>
      </w:r>
      <w:r w:rsidDel="00000000" w:rsidR="00000000" w:rsidRPr="00000000">
        <w:rPr>
          <w:rtl w:val="0"/>
        </w:rPr>
        <w:t xml:space="preserve">"Confirm", "Cancel", and "Working..." while in progress</w:t>
      </w:r>
    </w:p>
    <w:p w:rsidR="00000000" w:rsidDel="00000000" w:rsidP="00000000" w:rsidRDefault="00000000" w:rsidRPr="00000000" w14:paraId="00000107">
      <w:pPr>
        <w:pStyle w:val="Heading1"/>
        <w:rPr/>
      </w:pPr>
      <w:r w:rsidDel="00000000" w:rsidR="00000000" w:rsidRPr="00000000">
        <w:rPr>
          <w:rtl w:val="0"/>
        </w:rPr>
        <w:t xml:space="preserve">Part 4: Questions</w:t>
      </w:r>
    </w:p>
    <w:p w:rsidR="00000000" w:rsidDel="00000000" w:rsidP="00000000" w:rsidRDefault="00000000" w:rsidRPr="00000000" w14:paraId="00000108">
      <w:pPr>
        <w:spacing w:after="120" w:lineRule="auto"/>
        <w:rPr/>
      </w:pPr>
      <w:r w:rsidDel="00000000" w:rsidR="00000000" w:rsidRPr="00000000">
        <w:rPr>
          <w:rtl w:val="0"/>
        </w:rPr>
        <w:t xml:space="preserve">Each room plays one set, chosen by the host when the room is created. Every set has 10 questions, shown from 90% down to 1%. Each question has a 30 second timer. The answers below are the in-app answer keys, and the images are the ones used in the game.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d8a6" w:space="0" w:sz="4" w:val="single"/>
              <w:left w:color="e8d8a6" w:space="0" w:sz="4" w:val="single"/>
              <w:bottom w:color="e8d8a6" w:space="0" w:sz="4" w:val="single"/>
              <w:right w:color="e8d8a6" w:space="0" w:sz="4" w:val="single"/>
            </w:tcBorders>
            <w:shd w:fill="fcf2d9" w:val="clear"/>
            <w:tcMar>
              <w:top w:w="140.0" w:type="dxa"/>
              <w:left w:w="200.0" w:type="dxa"/>
              <w:bottom w:w="140.0" w:type="dxa"/>
              <w:right w:w="200.0" w:type="dxa"/>
            </w:tcMar>
          </w:tcPr>
          <w:p w:rsidR="00000000" w:rsidDel="00000000" w:rsidP="00000000" w:rsidRDefault="00000000" w:rsidRPr="00000000" w14:paraId="00000109">
            <w:pPr>
              <w:spacing w:after="80" w:lineRule="auto"/>
              <w:rPr/>
            </w:pPr>
            <w:r w:rsidDel="00000000" w:rsidR="00000000" w:rsidRPr="00000000">
              <w:rPr>
                <w:b w:val="1"/>
                <w:bCs w:val="1"/>
                <w:color w:val="9c7a1e"/>
                <w:rtl w:val="0"/>
              </w:rPr>
              <w:t xml:space="preserve">Open item</w:t>
            </w:r>
            <w:r w:rsidDel="00000000" w:rsidR="00000000" w:rsidRPr="00000000">
              <w:rPr>
                <w:rtl w:val="0"/>
              </w:rPr>
            </w:r>
          </w:p>
          <w:p w:rsidR="00000000" w:rsidDel="00000000" w:rsidP="00000000" w:rsidRDefault="00000000" w:rsidRPr="00000000" w14:paraId="0000010A">
            <w:pPr>
              <w:rPr/>
            </w:pPr>
            <w:r w:rsidDel="00000000" w:rsidR="00000000" w:rsidRPr="00000000">
              <w:rPr>
                <w:i w:val="1"/>
                <w:iCs w:val="1"/>
                <w:rtl w:val="0"/>
              </w:rPr>
              <w:t xml:space="preserve">In Set C, the 70% question (Nelson Mandela) does not yet have a recorded voice-over. Every other question across all three sets has one.</w:t>
            </w:r>
            <w:r w:rsidDel="00000000" w:rsidR="00000000" w:rsidRPr="00000000">
              <w:rPr>
                <w:rtl w:val="0"/>
              </w:rPr>
            </w:r>
          </w:p>
        </w:tc>
      </w:tr>
    </w:tbl>
    <w:p w:rsidR="00000000" w:rsidDel="00000000" w:rsidP="00000000" w:rsidRDefault="00000000" w:rsidRPr="00000000" w14:paraId="0000010B">
      <w:pPr>
        <w:pStyle w:val="Heading2"/>
        <w:rPr/>
      </w:pPr>
      <w:r w:rsidDel="00000000" w:rsidR="00000000" w:rsidRPr="00000000">
        <w:rPr>
          <w:rtl w:val="0"/>
        </w:rPr>
        <w:t xml:space="preserve">Set A</w:t>
      </w:r>
    </w:p>
    <w:p w:rsidR="00000000" w:rsidDel="00000000" w:rsidP="00000000" w:rsidRDefault="00000000" w:rsidRPr="00000000" w14:paraId="0000010C">
      <w:pPr>
        <w:keepNext w:val="1"/>
        <w:spacing w:after="90" w:before="60" w:lineRule="auto"/>
        <w:rPr/>
      </w:pPr>
      <w:r w:rsidDel="00000000" w:rsidR="00000000" w:rsidRPr="00000000">
        <w:rPr>
          <w:b w:val="1"/>
          <w:bCs w:val="1"/>
          <w:color w:val="9c7a1e"/>
          <w:sz w:val="26"/>
          <w:szCs w:val="26"/>
          <w:rtl w:val="0"/>
        </w:rPr>
        <w:t xml:space="preserve">90%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0D">
      <w:pPr>
        <w:keepNext w:val="1"/>
        <w:spacing w:after="100" w:lineRule="auto"/>
        <w:rPr/>
      </w:pPr>
      <w:r w:rsidDel="00000000" w:rsidR="00000000" w:rsidRPr="00000000">
        <w:rPr>
          <w:rtl w:val="0"/>
        </w:rPr>
        <w:t xml:space="preserve">Which word becomes "shorter" when you add two letters to it?</w:t>
      </w:r>
    </w:p>
    <w:p w:rsidR="00000000" w:rsidDel="00000000" w:rsidP="00000000" w:rsidRDefault="00000000" w:rsidRPr="00000000" w14:paraId="0000010E">
      <w:pPr>
        <w:spacing w:after="40" w:lineRule="auto"/>
        <w:rPr>
          <w:b w:val="1"/>
          <w:bCs w:val="1"/>
          <w:color w:val="1a1a1a"/>
        </w:rPr>
      </w:pPr>
      <w:r w:rsidDel="00000000" w:rsidR="00000000" w:rsidRPr="00000000">
        <w:rPr>
          <w:b w:val="1"/>
          <w:bCs w:val="1"/>
          <w:rtl w:val="0"/>
        </w:rPr>
        <w:t xml:space="preserve">Answer: </w:t>
      </w:r>
      <w:r w:rsidDel="00000000" w:rsidR="00000000" w:rsidRPr="00000000">
        <w:rPr>
          <w:b w:val="1"/>
          <w:bCs w:val="1"/>
          <w:color w:val="1a1a1a"/>
          <w:rtl w:val="0"/>
        </w:rPr>
        <w:t xml:space="preserve">SHORT (short + ER becomes "shorter")</w:t>
        <w:br w:type="textWrapping"/>
      </w:r>
    </w:p>
    <w:p w:rsidR="00000000" w:rsidDel="00000000" w:rsidP="00000000" w:rsidRDefault="00000000" w:rsidRPr="00000000" w14:paraId="0000010F">
      <w:pPr>
        <w:spacing w:after="40" w:lineRule="auto"/>
        <w:rPr>
          <w:b w:val="1"/>
          <w:bCs w:val="1"/>
          <w:color w:val="1a1a1a"/>
        </w:rPr>
      </w:pPr>
      <w:r w:rsidDel="00000000" w:rsidR="00000000" w:rsidRPr="00000000">
        <w:rPr>
          <w:b w:val="1"/>
          <w:bCs w:val="1"/>
          <w:color w:val="1a1a1a"/>
          <w:rtl w:val="0"/>
        </w:rPr>
        <w:t xml:space="preserve">Logic: The word short becomes ‘Shorter’ when you add the letters ‘ER’ to it.e</w:t>
      </w:r>
    </w:p>
    <w:p w:rsidR="00000000" w:rsidDel="00000000" w:rsidP="00000000" w:rsidRDefault="00000000" w:rsidRPr="00000000" w14:paraId="00000110">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80%</w:t>
      </w:r>
      <w:r w:rsidDel="00000000" w:rsidR="00000000" w:rsidRPr="00000000">
        <w:rPr>
          <w:i w:val="1"/>
          <w:iCs w:val="1"/>
          <w:color w:val="6b6b6b"/>
          <w:sz w:val="19"/>
          <w:szCs w:val="19"/>
          <w:rtl w:val="0"/>
        </w:rPr>
        <w:t xml:space="preserve">   Image, 2 options</w:t>
      </w:r>
      <w:r w:rsidDel="00000000" w:rsidR="00000000" w:rsidRPr="00000000">
        <w:rPr>
          <w:rtl w:val="0"/>
        </w:rPr>
      </w:r>
    </w:p>
    <w:p w:rsidR="00000000" w:rsidDel="00000000" w:rsidP="00000000" w:rsidRDefault="00000000" w:rsidRPr="00000000" w14:paraId="00000111">
      <w:pPr>
        <w:keepNext w:val="1"/>
        <w:spacing w:after="100" w:lineRule="auto"/>
        <w:rPr/>
      </w:pPr>
      <w:r w:rsidDel="00000000" w:rsidR="00000000" w:rsidRPr="00000000">
        <w:rPr>
          <w:rtl w:val="0"/>
        </w:rPr>
        <w:t xml:space="preserve">What are there more of in this picture: cards or glasses?</w:t>
      </w:r>
    </w:p>
    <w:p w:rsidR="00000000" w:rsidDel="00000000" w:rsidP="00000000" w:rsidRDefault="00000000" w:rsidRPr="00000000" w14:paraId="00000112">
      <w:pPr>
        <w:spacing w:after="120" w:before="60" w:lineRule="auto"/>
        <w:jc w:val="center"/>
        <w:rPr/>
      </w:pPr>
      <w:r w:rsidDel="00000000" w:rsidR="00000000" w:rsidRPr="00000000">
        <w:rPr/>
        <w:drawing>
          <wp:inline distB="0" distT="0" distL="0" distR="0">
            <wp:extent cx="5334000" cy="1895475"/>
            <wp:effectExtent b="0" l="0" r="0" t="0"/>
            <wp:docPr id="1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3340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50" w:before="40" w:lineRule="auto"/>
        <w:rPr/>
      </w:pPr>
      <w:r w:rsidDel="00000000" w:rsidR="00000000" w:rsidRPr="00000000">
        <w:rPr>
          <w:b w:val="1"/>
          <w:bCs w:val="1"/>
          <w:rtl w:val="0"/>
        </w:rPr>
        <w:t xml:space="preserve">Options: </w:t>
      </w:r>
      <w:r w:rsidDel="00000000" w:rsidR="00000000" w:rsidRPr="00000000">
        <w:rPr>
          <w:rtl w:val="0"/>
        </w:rPr>
        <w:t xml:space="preserve">Cards / Glasses</w:t>
      </w:r>
    </w:p>
    <w:p w:rsidR="00000000" w:rsidDel="00000000" w:rsidP="00000000" w:rsidRDefault="00000000" w:rsidRPr="00000000" w14:paraId="00000114">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Glasses</w:t>
        <w:br w:type="textWrapping"/>
        <w:br w:type="textWrapping"/>
        <w:t xml:space="preserve">Logic : There are more glasses (Eye glasses, water glasses) compared to cards.</w:t>
      </w:r>
      <w:r w:rsidDel="00000000" w:rsidR="00000000" w:rsidRPr="00000000">
        <w:rPr>
          <w:rtl w:val="0"/>
        </w:rPr>
      </w:r>
    </w:p>
    <w:p w:rsidR="00000000" w:rsidDel="00000000" w:rsidP="00000000" w:rsidRDefault="00000000" w:rsidRPr="00000000" w14:paraId="00000115">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70%</w:t>
      </w:r>
      <w:r w:rsidDel="00000000" w:rsidR="00000000" w:rsidRPr="00000000">
        <w:rPr>
          <w:i w:val="1"/>
          <w:iCs w:val="1"/>
          <w:color w:val="6b6b6b"/>
          <w:sz w:val="19"/>
          <w:szCs w:val="19"/>
          <w:rtl w:val="0"/>
        </w:rPr>
        <w:t xml:space="preserve">   Pick the photo</w:t>
      </w:r>
      <w:r w:rsidDel="00000000" w:rsidR="00000000" w:rsidRPr="00000000">
        <w:rPr>
          <w:rtl w:val="0"/>
        </w:rPr>
      </w:r>
    </w:p>
    <w:p w:rsidR="00000000" w:rsidDel="00000000" w:rsidP="00000000" w:rsidRDefault="00000000" w:rsidRPr="00000000" w14:paraId="00000116">
      <w:pPr>
        <w:keepNext w:val="1"/>
        <w:spacing w:after="100" w:lineRule="auto"/>
        <w:rPr/>
      </w:pPr>
      <w:r w:rsidDel="00000000" w:rsidR="00000000" w:rsidRPr="00000000">
        <w:rPr>
          <w:rtl w:val="0"/>
        </w:rPr>
        <w:t xml:space="preserve">Which of these photographs of Pandit Nehru cannot be real?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17">
            <w:pPr>
              <w:spacing w:after="30" w:lineRule="auto"/>
              <w:jc w:val="center"/>
              <w:rPr/>
            </w:pPr>
            <w:r w:rsidDel="00000000" w:rsidR="00000000" w:rsidRPr="00000000">
              <w:rPr/>
              <w:drawing>
                <wp:inline distB="0" distT="0" distL="0" distR="0">
                  <wp:extent cx="1847850" cy="2314575"/>
                  <wp:effectExtent b="0" l="0" r="0" t="0"/>
                  <wp:docPr id="2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8478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color w:val="6b6b6b"/>
                <w:sz w:val="18"/>
                <w:szCs w:val="18"/>
                <w:rtl w:val="0"/>
              </w:rPr>
              <w:t xml:space="preserve">Photo 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spacing w:after="30" w:lineRule="auto"/>
              <w:jc w:val="center"/>
              <w:rPr/>
            </w:pPr>
            <w:r w:rsidDel="00000000" w:rsidR="00000000" w:rsidRPr="00000000">
              <w:rPr/>
              <w:drawing>
                <wp:inline distB="0" distT="0" distL="0" distR="0">
                  <wp:extent cx="1714500" cy="231457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145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color w:val="6b6b6b"/>
                <w:sz w:val="18"/>
                <w:szCs w:val="18"/>
                <w:rtl w:val="0"/>
              </w:rPr>
              <w:t xml:space="preserve">Photo 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B">
            <w:pPr>
              <w:spacing w:after="30" w:lineRule="auto"/>
              <w:jc w:val="center"/>
              <w:rPr/>
            </w:pPr>
            <w:r w:rsidDel="00000000" w:rsidR="00000000" w:rsidRPr="00000000">
              <w:rPr/>
              <w:drawing>
                <wp:inline distB="0" distT="0" distL="0" distR="0">
                  <wp:extent cx="1828800" cy="2314575"/>
                  <wp:effectExtent b="0" l="0" r="0" t="0"/>
                  <wp:docPr id="2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8288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r w:rsidDel="00000000" w:rsidR="00000000" w:rsidRPr="00000000">
              <w:rPr>
                <w:color w:val="6b6b6b"/>
                <w:sz w:val="18"/>
                <w:szCs w:val="18"/>
                <w:rtl w:val="0"/>
              </w:rPr>
              <w:t xml:space="preserve">Photo 3</w:t>
            </w:r>
            <w:r w:rsidDel="00000000" w:rsidR="00000000" w:rsidRPr="00000000">
              <w:rPr>
                <w:rtl w:val="0"/>
              </w:rPr>
            </w:r>
          </w:p>
        </w:tc>
      </w:tr>
    </w:tbl>
    <w:p w:rsidR="00000000" w:rsidDel="00000000" w:rsidP="00000000" w:rsidRDefault="00000000" w:rsidRPr="00000000" w14:paraId="0000011D">
      <w:pPr>
        <w:spacing w:after="50" w:before="40" w:lineRule="auto"/>
        <w:rPr/>
      </w:pPr>
      <w:r w:rsidDel="00000000" w:rsidR="00000000" w:rsidRPr="00000000">
        <w:rPr>
          <w:b w:val="1"/>
          <w:bCs w:val="1"/>
          <w:rtl w:val="0"/>
        </w:rPr>
        <w:t xml:space="preserve">Options: </w:t>
      </w:r>
      <w:r w:rsidDel="00000000" w:rsidR="00000000" w:rsidRPr="00000000">
        <w:rPr>
          <w:rtl w:val="0"/>
        </w:rPr>
        <w:t xml:space="preserve">Photo 1 / Photo 2 / Photo 3</w:t>
      </w:r>
    </w:p>
    <w:p w:rsidR="00000000" w:rsidDel="00000000" w:rsidP="00000000" w:rsidRDefault="00000000" w:rsidRPr="00000000" w14:paraId="0000011E">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Photo 3</w:t>
        <w:br w:type="textWrapping"/>
        <w:br w:type="textWrapping"/>
        <w:t xml:space="preserve">Logic : The photo showcases Jawaharlal Nehru wearing a smartwatch, which did not exist in that era.</w:t>
      </w:r>
      <w:r w:rsidDel="00000000" w:rsidR="00000000" w:rsidRPr="00000000">
        <w:rPr>
          <w:rtl w:val="0"/>
        </w:rPr>
      </w:r>
    </w:p>
    <w:p w:rsidR="00000000" w:rsidDel="00000000" w:rsidP="00000000" w:rsidRDefault="00000000" w:rsidRPr="00000000" w14:paraId="0000011F">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60%</w:t>
      </w:r>
      <w:r w:rsidDel="00000000" w:rsidR="00000000" w:rsidRPr="00000000">
        <w:rPr>
          <w:i w:val="1"/>
          <w:iCs w:val="1"/>
          <w:color w:val="6b6b6b"/>
          <w:sz w:val="19"/>
          <w:szCs w:val="19"/>
          <w:rtl w:val="0"/>
        </w:rPr>
        <w:t xml:space="preserve">   Sequence</w:t>
      </w:r>
      <w:r w:rsidDel="00000000" w:rsidR="00000000" w:rsidRPr="00000000">
        <w:rPr>
          <w:rtl w:val="0"/>
        </w:rPr>
      </w:r>
    </w:p>
    <w:p w:rsidR="00000000" w:rsidDel="00000000" w:rsidP="00000000" w:rsidRDefault="00000000" w:rsidRPr="00000000" w14:paraId="00000120">
      <w:pPr>
        <w:keepNext w:val="1"/>
        <w:spacing w:after="50" w:lineRule="auto"/>
        <w:rPr/>
      </w:pPr>
      <w:r w:rsidDel="00000000" w:rsidR="00000000" w:rsidRPr="00000000">
        <w:rPr>
          <w:rtl w:val="0"/>
        </w:rPr>
        <w:t xml:space="preserve">Which figure and letter combination correctly completes the sequence?</w:t>
      </w:r>
    </w:p>
    <w:p w:rsidR="00000000" w:rsidDel="00000000" w:rsidP="00000000" w:rsidRDefault="00000000" w:rsidRPr="00000000" w14:paraId="00000121">
      <w:pPr>
        <w:keepNext w:val="1"/>
        <w:spacing w:after="100" w:lineRule="auto"/>
        <w:rPr/>
      </w:pPr>
      <w:r w:rsidDel="00000000" w:rsidR="00000000" w:rsidRPr="00000000">
        <w:rPr>
          <w:rtl w:val="0"/>
        </w:rPr>
        <w:t xml:space="preserve">Sequence:  ▲ A,  ● C,  ■ E,  ▲ G,  ● I,  ?</w:t>
      </w:r>
    </w:p>
    <w:p w:rsidR="00000000" w:rsidDel="00000000" w:rsidP="00000000" w:rsidRDefault="00000000" w:rsidRPr="00000000" w14:paraId="00000122">
      <w:pPr>
        <w:spacing w:after="50" w:lineRule="auto"/>
        <w:rPr/>
      </w:pPr>
      <w:r w:rsidDel="00000000" w:rsidR="00000000" w:rsidRPr="00000000">
        <w:rPr>
          <w:b w:val="1"/>
          <w:bCs w:val="1"/>
          <w:rtl w:val="0"/>
        </w:rPr>
        <w:t xml:space="preserve">Options: </w:t>
      </w:r>
      <w:r w:rsidDel="00000000" w:rsidR="00000000" w:rsidRPr="00000000">
        <w:rPr>
          <w:rtl w:val="0"/>
        </w:rPr>
        <w:t xml:space="preserve">B ●  /  K ■  /  L ▲  /  Z ■</w:t>
      </w:r>
    </w:p>
    <w:p w:rsidR="00000000" w:rsidDel="00000000" w:rsidP="00000000" w:rsidRDefault="00000000" w:rsidRPr="00000000" w14:paraId="00000123">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K ■</w:t>
        <w:br w:type="textWrapping"/>
        <w:br w:type="textWrapping"/>
        <w:t xml:space="preserve">Logic: </w:t>
      </w:r>
      <w:r w:rsidDel="00000000" w:rsidR="00000000" w:rsidRPr="00000000">
        <w:rPr>
          <w:rFonts w:ascii="Arial Unicode MS" w:cs="Arial Unicode MS" w:eastAsia="Arial Unicode MS" w:hAnsi="Arial Unicode MS"/>
          <w:color w:val="1f1f1f"/>
          <w:sz w:val="21"/>
          <w:szCs w:val="21"/>
          <w:highlight w:val="white"/>
          <w:rtl w:val="0"/>
        </w:rPr>
        <w:t xml:space="preserve">The pattern alternates between shapes (▲, ●, ■) and increases letters by two (A, C, E, G, I). The next is K ■.</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24">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50%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25">
      <w:pPr>
        <w:keepNext w:val="1"/>
        <w:spacing w:after="100" w:lineRule="auto"/>
        <w:rPr/>
      </w:pPr>
      <w:r w:rsidDel="00000000" w:rsidR="00000000" w:rsidRPr="00000000">
        <w:rPr>
          <w:rtl w:val="0"/>
        </w:rPr>
        <w:t xml:space="preserve">A is the father of B. C is the sister of B. What is A's relationship to C?</w:t>
      </w:r>
    </w:p>
    <w:p w:rsidR="00000000" w:rsidDel="00000000" w:rsidP="00000000" w:rsidRDefault="00000000" w:rsidRPr="00000000" w14:paraId="00000126">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Father (A is C's father)</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A is the father of B and C is the sister of B, so A is the father of both.</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27">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40%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28">
      <w:pPr>
        <w:keepNext w:val="1"/>
        <w:spacing w:after="100" w:lineRule="auto"/>
        <w:rPr/>
      </w:pPr>
      <w:r w:rsidDel="00000000" w:rsidR="00000000" w:rsidRPr="00000000">
        <w:rPr>
          <w:rtl w:val="0"/>
        </w:rPr>
        <w:t xml:space="preserve">If the first six months of the year are arranged alphabetically, which month comes third in the new order?</w:t>
      </w:r>
    </w:p>
    <w:p w:rsidR="00000000" w:rsidDel="00000000" w:rsidP="00000000" w:rsidRDefault="00000000" w:rsidRPr="00000000" w14:paraId="00000129">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January (April, February, January, ...)</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Arranging April, February, January, June, March, May alphabetically puts January in the third position.</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2A">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30%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2B">
      <w:pPr>
        <w:keepNext w:val="1"/>
        <w:spacing w:after="100" w:lineRule="auto"/>
        <w:rPr/>
      </w:pPr>
      <w:r w:rsidDel="00000000" w:rsidR="00000000" w:rsidRPr="00000000">
        <w:rPr>
          <w:rtl w:val="0"/>
        </w:rPr>
        <w:t xml:space="preserve">If January 1 is Day 1 and December 31 is Day 365, which month contains Day 155?</w:t>
      </w:r>
    </w:p>
    <w:p w:rsidR="00000000" w:rsidDel="00000000" w:rsidP="00000000" w:rsidRDefault="00000000" w:rsidRPr="00000000" w14:paraId="0000012C">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June (Day 155 falls on June 4)</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January (31days) + February (28 days) + March (31days)  + April (30days)  + May (31days)  = 151 days. Day 155 falls in June.</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2D">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20%</w:t>
      </w:r>
      <w:r w:rsidDel="00000000" w:rsidR="00000000" w:rsidRPr="00000000">
        <w:rPr>
          <w:i w:val="1"/>
          <w:iCs w:val="1"/>
          <w:color w:val="6b6b6b"/>
          <w:sz w:val="19"/>
          <w:szCs w:val="19"/>
          <w:rtl w:val="0"/>
        </w:rPr>
        <w:t xml:space="preserve">   Image options</w:t>
      </w:r>
      <w:r w:rsidDel="00000000" w:rsidR="00000000" w:rsidRPr="00000000">
        <w:rPr>
          <w:rtl w:val="0"/>
        </w:rPr>
      </w:r>
    </w:p>
    <w:p w:rsidR="00000000" w:rsidDel="00000000" w:rsidP="00000000" w:rsidRDefault="00000000" w:rsidRPr="00000000" w14:paraId="0000012E">
      <w:pPr>
        <w:keepNext w:val="1"/>
        <w:spacing w:after="100" w:lineRule="auto"/>
        <w:rPr/>
      </w:pPr>
      <w:r w:rsidDel="00000000" w:rsidR="00000000" w:rsidRPr="00000000">
        <w:rPr>
          <w:rtl w:val="0"/>
        </w:rPr>
        <w:t xml:space="preserve">One clock is 15 minutes fast, one is 5 minutes slow, one has stopped, and one shows the correct time. Which clock is correct?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2F">
            <w:pPr>
              <w:spacing w:after="30" w:lineRule="auto"/>
              <w:jc w:val="center"/>
              <w:rPr/>
            </w:pPr>
            <w:r w:rsidDel="00000000" w:rsidR="00000000" w:rsidRPr="00000000">
              <w:rPr/>
              <w:drawing>
                <wp:inline distB="0" distT="0" distL="0" distR="0">
                  <wp:extent cx="1343025" cy="1266825"/>
                  <wp:effectExtent b="0" l="0" r="0" t="0"/>
                  <wp:docPr id="2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343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pPr>
            <w:r w:rsidDel="00000000" w:rsidR="00000000" w:rsidRPr="00000000">
              <w:rPr>
                <w:color w:val="6b6b6b"/>
                <w:sz w:val="18"/>
                <w:szCs w:val="18"/>
                <w:rtl w:val="0"/>
              </w:rPr>
              <w:t xml:space="preserve">Clock 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1">
            <w:pPr>
              <w:spacing w:after="30" w:lineRule="auto"/>
              <w:jc w:val="center"/>
              <w:rPr/>
            </w:pPr>
            <w:r w:rsidDel="00000000" w:rsidR="00000000" w:rsidRPr="00000000">
              <w:rPr/>
              <w:drawing>
                <wp:inline distB="0" distT="0" distL="0" distR="0">
                  <wp:extent cx="1343025" cy="1266825"/>
                  <wp:effectExtent b="0" l="0" r="0" t="0"/>
                  <wp:docPr id="27"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343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pPr>
            <w:r w:rsidDel="00000000" w:rsidR="00000000" w:rsidRPr="00000000">
              <w:rPr>
                <w:color w:val="6b6b6b"/>
                <w:sz w:val="18"/>
                <w:szCs w:val="18"/>
                <w:rtl w:val="0"/>
              </w:rPr>
              <w:t xml:space="preserve">Clock 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3">
            <w:pPr>
              <w:spacing w:after="30" w:lineRule="auto"/>
              <w:jc w:val="center"/>
              <w:rPr/>
            </w:pPr>
            <w:r w:rsidDel="00000000" w:rsidR="00000000" w:rsidRPr="00000000">
              <w:rPr/>
              <w:drawing>
                <wp:inline distB="0" distT="0" distL="0" distR="0">
                  <wp:extent cx="1343025" cy="1266825"/>
                  <wp:effectExtent b="0" l="0" r="0" t="0"/>
                  <wp:docPr id="1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343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color w:val="6b6b6b"/>
                <w:sz w:val="18"/>
                <w:szCs w:val="18"/>
                <w:rtl w:val="0"/>
              </w:rPr>
              <w:t xml:space="preserve">Clock 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5">
            <w:pPr>
              <w:spacing w:after="30" w:lineRule="auto"/>
              <w:jc w:val="center"/>
              <w:rPr/>
            </w:pPr>
            <w:r w:rsidDel="00000000" w:rsidR="00000000" w:rsidRPr="00000000">
              <w:rPr/>
              <w:drawing>
                <wp:inline distB="0" distT="0" distL="0" distR="0">
                  <wp:extent cx="1352550" cy="1266825"/>
                  <wp:effectExtent b="0" l="0" r="0" t="0"/>
                  <wp:docPr id="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3525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pPr>
            <w:r w:rsidDel="00000000" w:rsidR="00000000" w:rsidRPr="00000000">
              <w:rPr>
                <w:color w:val="6b6b6b"/>
                <w:sz w:val="18"/>
                <w:szCs w:val="18"/>
                <w:rtl w:val="0"/>
              </w:rPr>
              <w:t xml:space="preserve">Clock 4</w:t>
            </w:r>
            <w:r w:rsidDel="00000000" w:rsidR="00000000" w:rsidRPr="00000000">
              <w:rPr>
                <w:rtl w:val="0"/>
              </w:rPr>
            </w:r>
          </w:p>
        </w:tc>
      </w:tr>
    </w:tbl>
    <w:p w:rsidR="00000000" w:rsidDel="00000000" w:rsidP="00000000" w:rsidRDefault="00000000" w:rsidRPr="00000000" w14:paraId="00000137">
      <w:pPr>
        <w:spacing w:after="50" w:before="40" w:lineRule="auto"/>
        <w:rPr/>
      </w:pPr>
      <w:r w:rsidDel="00000000" w:rsidR="00000000" w:rsidRPr="00000000">
        <w:rPr>
          <w:b w:val="1"/>
          <w:bCs w:val="1"/>
          <w:rtl w:val="0"/>
        </w:rPr>
        <w:t xml:space="preserve">Options: </w:t>
      </w:r>
      <w:r w:rsidDel="00000000" w:rsidR="00000000" w:rsidRPr="00000000">
        <w:rPr>
          <w:rtl w:val="0"/>
        </w:rPr>
        <w:t xml:space="preserve">Clock 1 / Clock 2 / Clock 3 / Clock 4</w:t>
      </w:r>
    </w:p>
    <w:p w:rsidR="00000000" w:rsidDel="00000000" w:rsidP="00000000" w:rsidRDefault="00000000" w:rsidRPr="00000000" w14:paraId="00000138">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Clock 2</w:t>
        <w:br w:type="textWrapping"/>
        <w:br w:type="textWrapping"/>
        <w:t xml:space="preserve">Logic: As per the conditions given only clock 2 fits the criteria i.e. at 4:33 , 15 minutes ahead is 4:48, five minutes behind is 4:28</w:t>
      </w:r>
      <w:r w:rsidDel="00000000" w:rsidR="00000000" w:rsidRPr="00000000">
        <w:rPr>
          <w:rtl w:val="0"/>
        </w:rPr>
      </w:r>
    </w:p>
    <w:p w:rsidR="00000000" w:rsidDel="00000000" w:rsidP="00000000" w:rsidRDefault="00000000" w:rsidRPr="00000000" w14:paraId="00000139">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10%</w:t>
      </w:r>
      <w:r w:rsidDel="00000000" w:rsidR="00000000" w:rsidRPr="00000000">
        <w:rPr>
          <w:i w:val="1"/>
          <w:iCs w:val="1"/>
          <w:color w:val="6b6b6b"/>
          <w:sz w:val="19"/>
          <w:szCs w:val="19"/>
          <w:rtl w:val="0"/>
        </w:rPr>
        <w:t xml:space="preserve">   Word puzzle</w:t>
      </w:r>
      <w:r w:rsidDel="00000000" w:rsidR="00000000" w:rsidRPr="00000000">
        <w:rPr>
          <w:rtl w:val="0"/>
        </w:rPr>
      </w:r>
    </w:p>
    <w:p w:rsidR="00000000" w:rsidDel="00000000" w:rsidP="00000000" w:rsidRDefault="00000000" w:rsidRPr="00000000" w14:paraId="0000013A">
      <w:pPr>
        <w:keepNext w:val="1"/>
        <w:spacing w:after="50" w:lineRule="auto"/>
        <w:rPr/>
      </w:pPr>
      <w:r w:rsidDel="00000000" w:rsidR="00000000" w:rsidRPr="00000000">
        <w:rPr>
          <w:rtl w:val="0"/>
        </w:rPr>
        <w:t xml:space="preserve">A five-letter word is missing from this alphabetical sequence (A to Z). What is it?</w:t>
      </w:r>
    </w:p>
    <w:p w:rsidR="00000000" w:rsidDel="00000000" w:rsidP="00000000" w:rsidRDefault="00000000" w:rsidRPr="00000000" w14:paraId="0000013B">
      <w:pPr>
        <w:keepNext w:val="1"/>
        <w:spacing w:after="100" w:lineRule="auto"/>
        <w:rPr/>
      </w:pPr>
      <w:r w:rsidDel="00000000" w:rsidR="00000000" w:rsidRPr="00000000">
        <w:rPr>
          <w:rtl w:val="0"/>
        </w:rPr>
        <w:t xml:space="preserve">Sequence:  ABCDEFGIJKLMNPQRSVWXZ</w:t>
      </w:r>
    </w:p>
    <w:p w:rsidR="00000000" w:rsidDel="00000000" w:rsidP="00000000" w:rsidRDefault="00000000" w:rsidRPr="00000000" w14:paraId="0000013C">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YOUTH (missing letters: H, O, T, U, Y)</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missing letters (H, O, T, U, Y) spell "YOUTH".</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3D">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w:t>
      </w:r>
      <w:r w:rsidDel="00000000" w:rsidR="00000000" w:rsidRPr="00000000">
        <w:rPr>
          <w:i w:val="1"/>
          <w:iCs w:val="1"/>
          <w:color w:val="6b6b6b"/>
          <w:sz w:val="19"/>
          <w:szCs w:val="19"/>
          <w:rtl w:val="0"/>
        </w:rPr>
        <w:t xml:space="preserve">   Image + typed</w:t>
      </w:r>
      <w:r w:rsidDel="00000000" w:rsidR="00000000" w:rsidRPr="00000000">
        <w:rPr>
          <w:rtl w:val="0"/>
        </w:rPr>
      </w:r>
    </w:p>
    <w:p w:rsidR="00000000" w:rsidDel="00000000" w:rsidP="00000000" w:rsidRDefault="00000000" w:rsidRPr="00000000" w14:paraId="0000013E">
      <w:pPr>
        <w:keepNext w:val="1"/>
        <w:spacing w:after="100" w:lineRule="auto"/>
        <w:rPr/>
      </w:pPr>
      <w:r w:rsidDel="00000000" w:rsidR="00000000" w:rsidRPr="00000000">
        <w:rPr>
          <w:rtl w:val="0"/>
        </w:rPr>
        <w:t xml:space="preserve">What five-letter common English word comes next in this sequence?</w:t>
      </w:r>
    </w:p>
    <w:p w:rsidR="00000000" w:rsidDel="00000000" w:rsidP="00000000" w:rsidRDefault="00000000" w:rsidRPr="00000000" w14:paraId="0000013F">
      <w:pPr>
        <w:spacing w:after="120" w:before="60" w:lineRule="auto"/>
        <w:jc w:val="center"/>
        <w:rPr/>
      </w:pPr>
      <w:r w:rsidDel="00000000" w:rsidR="00000000" w:rsidRPr="00000000">
        <w:rPr/>
        <w:drawing>
          <wp:inline distB="0" distT="0" distL="0" distR="0">
            <wp:extent cx="5143500" cy="2209800"/>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43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SCOLD (hot becomes cold; S + COLD)</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Remove the first letter to reveal an opposite (e.g., Yearly becomes Early, Slate becomes Late). The opposite of Hot is Cold; add an 'S' to get the 5 letter word Scold.</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Set B</w:t>
      </w:r>
    </w:p>
    <w:p w:rsidR="00000000" w:rsidDel="00000000" w:rsidP="00000000" w:rsidRDefault="00000000" w:rsidRPr="00000000" w14:paraId="00000142">
      <w:pPr>
        <w:keepNext w:val="1"/>
        <w:spacing w:after="90" w:before="60" w:lineRule="auto"/>
        <w:rPr/>
      </w:pPr>
      <w:r w:rsidDel="00000000" w:rsidR="00000000" w:rsidRPr="00000000">
        <w:rPr>
          <w:b w:val="1"/>
          <w:bCs w:val="1"/>
          <w:color w:val="9c7a1e"/>
          <w:sz w:val="26"/>
          <w:szCs w:val="26"/>
          <w:rtl w:val="0"/>
        </w:rPr>
        <w:t xml:space="preserve">90%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43">
      <w:pPr>
        <w:keepNext w:val="1"/>
        <w:spacing w:after="100" w:lineRule="auto"/>
        <w:rPr/>
      </w:pPr>
      <w:r w:rsidDel="00000000" w:rsidR="00000000" w:rsidRPr="00000000">
        <w:rPr>
          <w:rtl w:val="0"/>
        </w:rPr>
        <w:t xml:space="preserve">The opposite of long is short. What is the opposite of tall?</w:t>
      </w:r>
    </w:p>
    <w:p w:rsidR="00000000" w:rsidDel="00000000" w:rsidP="00000000" w:rsidRDefault="00000000" w:rsidRPr="00000000" w14:paraId="00000144">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Short</w:t>
        <w:br w:type="textWrapping"/>
        <w:br w:type="textWrapping"/>
        <w:t xml:space="preserve">Logic : </w:t>
      </w:r>
      <w:r w:rsidDel="00000000" w:rsidR="00000000" w:rsidRPr="00000000">
        <w:rPr>
          <w:rFonts w:ascii="Roboto" w:cs="Roboto" w:eastAsia="Roboto" w:hAnsi="Roboto"/>
          <w:b w:val="1"/>
          <w:bCs w:val="1"/>
          <w:color w:val="1f1f1f"/>
          <w:sz w:val="21"/>
          <w:szCs w:val="21"/>
          <w:highlight w:val="white"/>
          <w:rtl w:val="0"/>
        </w:rPr>
        <w:t xml:space="preserve">:</w:t>
      </w:r>
      <w:r w:rsidDel="00000000" w:rsidR="00000000" w:rsidRPr="00000000">
        <w:rPr>
          <w:rFonts w:ascii="Roboto" w:cs="Roboto" w:eastAsia="Roboto" w:hAnsi="Roboto"/>
          <w:color w:val="1f1f1f"/>
          <w:sz w:val="21"/>
          <w:szCs w:val="21"/>
          <w:highlight w:val="white"/>
          <w:rtl w:val="0"/>
        </w:rPr>
        <w:t xml:space="preserve"> "Short" is the direct antonym of "Tall" in this context.</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45">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80%</w:t>
      </w:r>
      <w:r w:rsidDel="00000000" w:rsidR="00000000" w:rsidRPr="00000000">
        <w:rPr>
          <w:i w:val="1"/>
          <w:iCs w:val="1"/>
          <w:color w:val="6b6b6b"/>
          <w:sz w:val="19"/>
          <w:szCs w:val="19"/>
          <w:rtl w:val="0"/>
        </w:rPr>
        <w:t xml:space="preserve">   Image + typed</w:t>
      </w:r>
      <w:r w:rsidDel="00000000" w:rsidR="00000000" w:rsidRPr="00000000">
        <w:rPr>
          <w:rtl w:val="0"/>
        </w:rPr>
      </w:r>
    </w:p>
    <w:p w:rsidR="00000000" w:rsidDel="00000000" w:rsidP="00000000" w:rsidRDefault="00000000" w:rsidRPr="00000000" w14:paraId="00000146">
      <w:pPr>
        <w:keepNext w:val="1"/>
        <w:spacing w:after="100" w:lineRule="auto"/>
        <w:rPr/>
      </w:pPr>
      <w:r w:rsidDel="00000000" w:rsidR="00000000" w:rsidRPr="00000000">
        <w:rPr>
          <w:rtl w:val="0"/>
        </w:rPr>
        <w:t xml:space="preserve">What is the answer to this question?</w:t>
      </w:r>
    </w:p>
    <w:p w:rsidR="00000000" w:rsidDel="00000000" w:rsidP="00000000" w:rsidRDefault="00000000" w:rsidRPr="00000000" w14:paraId="00000147">
      <w:pPr>
        <w:spacing w:after="120" w:before="60" w:lineRule="auto"/>
        <w:jc w:val="center"/>
        <w:rPr/>
      </w:pPr>
      <w:r w:rsidDel="00000000" w:rsidR="00000000" w:rsidRPr="00000000">
        <w:rPr/>
        <w:drawing>
          <wp:inline distB="0" distT="0" distL="0" distR="0">
            <wp:extent cx="4095750" cy="2286000"/>
            <wp:effectExtent b="0" l="0" r="0" t="0"/>
            <wp:docPr id="2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0957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The word "the" appears twice (the article is doubled)</w:t>
        <w:br w:type="textWrapping"/>
        <w:br w:type="textWrapping"/>
        <w:t xml:space="preserve">Logic: T</w:t>
      </w:r>
      <w:r w:rsidDel="00000000" w:rsidR="00000000" w:rsidRPr="00000000">
        <w:rPr>
          <w:rFonts w:ascii="Roboto" w:cs="Roboto" w:eastAsia="Roboto" w:hAnsi="Roboto"/>
          <w:color w:val="1f1f1f"/>
          <w:sz w:val="21"/>
          <w:szCs w:val="21"/>
          <w:highlight w:val="white"/>
          <w:rtl w:val="0"/>
        </w:rPr>
        <w:t xml:space="preserve">he word "the" is written twice in the sentence.</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49">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70%</w:t>
      </w:r>
      <w:r w:rsidDel="00000000" w:rsidR="00000000" w:rsidRPr="00000000">
        <w:rPr>
          <w:i w:val="1"/>
          <w:iCs w:val="1"/>
          <w:color w:val="6b6b6b"/>
          <w:sz w:val="19"/>
          <w:szCs w:val="19"/>
          <w:rtl w:val="0"/>
        </w:rPr>
        <w:t xml:space="preserve">   Pick the photo</w:t>
      </w:r>
      <w:r w:rsidDel="00000000" w:rsidR="00000000" w:rsidRPr="00000000">
        <w:rPr>
          <w:rtl w:val="0"/>
        </w:rPr>
      </w:r>
    </w:p>
    <w:p w:rsidR="00000000" w:rsidDel="00000000" w:rsidP="00000000" w:rsidRDefault="00000000" w:rsidRPr="00000000" w14:paraId="0000014A">
      <w:pPr>
        <w:keepNext w:val="1"/>
        <w:spacing w:after="100" w:lineRule="auto"/>
        <w:rPr/>
      </w:pPr>
      <w:r w:rsidDel="00000000" w:rsidR="00000000" w:rsidRPr="00000000">
        <w:rPr>
          <w:rtl w:val="0"/>
        </w:rPr>
        <w:t xml:space="preserve">Which photograph of Gandhiji cannot be real?</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4B">
            <w:pPr>
              <w:spacing w:after="30" w:lineRule="auto"/>
              <w:jc w:val="center"/>
              <w:rPr/>
            </w:pPr>
            <w:r w:rsidDel="00000000" w:rsidR="00000000" w:rsidRPr="00000000">
              <w:rPr/>
              <w:drawing>
                <wp:inline distB="0" distT="0" distL="0" distR="0">
                  <wp:extent cx="1438275" cy="257175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382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color w:val="6b6b6b"/>
                <w:sz w:val="18"/>
                <w:szCs w:val="18"/>
                <w:rtl w:val="0"/>
              </w:rPr>
              <w:t xml:space="preserve">Photo 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D">
            <w:pPr>
              <w:spacing w:after="30" w:lineRule="auto"/>
              <w:jc w:val="center"/>
              <w:rPr/>
            </w:pPr>
            <w:r w:rsidDel="00000000" w:rsidR="00000000" w:rsidRPr="00000000">
              <w:rPr/>
              <w:drawing>
                <wp:inline distB="0" distT="0" distL="0" distR="0">
                  <wp:extent cx="1438275" cy="257175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382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color w:val="6b6b6b"/>
                <w:sz w:val="18"/>
                <w:szCs w:val="18"/>
                <w:rtl w:val="0"/>
              </w:rPr>
              <w:t xml:space="preserve">Photo 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spacing w:after="30" w:lineRule="auto"/>
              <w:jc w:val="center"/>
              <w:rPr/>
            </w:pPr>
            <w:r w:rsidDel="00000000" w:rsidR="00000000" w:rsidRPr="00000000">
              <w:rPr/>
              <w:drawing>
                <wp:inline distB="0" distT="0" distL="0" distR="0">
                  <wp:extent cx="1438275" cy="2571750"/>
                  <wp:effectExtent b="0" l="0" r="0" t="0"/>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4382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pPr>
            <w:r w:rsidDel="00000000" w:rsidR="00000000" w:rsidRPr="00000000">
              <w:rPr>
                <w:color w:val="6b6b6b"/>
                <w:sz w:val="18"/>
                <w:szCs w:val="18"/>
                <w:rtl w:val="0"/>
              </w:rPr>
              <w:t xml:space="preserve">Photo 3</w:t>
            </w:r>
            <w:r w:rsidDel="00000000" w:rsidR="00000000" w:rsidRPr="00000000">
              <w:rPr>
                <w:rtl w:val="0"/>
              </w:rPr>
            </w:r>
          </w:p>
        </w:tc>
      </w:tr>
    </w:tbl>
    <w:p w:rsidR="00000000" w:rsidDel="00000000" w:rsidP="00000000" w:rsidRDefault="00000000" w:rsidRPr="00000000" w14:paraId="00000151">
      <w:pPr>
        <w:spacing w:after="50" w:before="40" w:lineRule="auto"/>
        <w:rPr/>
      </w:pPr>
      <w:r w:rsidDel="00000000" w:rsidR="00000000" w:rsidRPr="00000000">
        <w:rPr>
          <w:b w:val="1"/>
          <w:bCs w:val="1"/>
          <w:rtl w:val="0"/>
        </w:rPr>
        <w:t xml:space="preserve">Options: </w:t>
      </w:r>
      <w:r w:rsidDel="00000000" w:rsidR="00000000" w:rsidRPr="00000000">
        <w:rPr>
          <w:rtl w:val="0"/>
        </w:rPr>
        <w:t xml:space="preserve">Photo 1 / Photo 2 / Photo 3</w:t>
      </w:r>
    </w:p>
    <w:p w:rsidR="00000000" w:rsidDel="00000000" w:rsidP="00000000" w:rsidRDefault="00000000" w:rsidRPr="00000000" w14:paraId="00000152">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Photo 1</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 This photo shows a historical inaccuracy of mobile phones being  present at a time during which it didnt ,that identifies it as a fake.</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53">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60%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54">
      <w:pPr>
        <w:keepNext w:val="1"/>
        <w:spacing w:after="100" w:lineRule="auto"/>
        <w:rPr/>
      </w:pPr>
      <w:r w:rsidDel="00000000" w:rsidR="00000000" w:rsidRPr="00000000">
        <w:rPr>
          <w:rtl w:val="0"/>
        </w:rPr>
        <w:t xml:space="preserve">What occurs once in a minute, twice in a moment, but never in a thousand years?</w:t>
      </w:r>
    </w:p>
    <w:p w:rsidR="00000000" w:rsidDel="00000000" w:rsidP="00000000" w:rsidRDefault="00000000" w:rsidRPr="00000000" w14:paraId="00000155">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The letter M</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letter "M" appears once in "minute", twice in "moment", and zero times in "thousand years".</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56">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50%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57">
      <w:pPr>
        <w:keepNext w:val="1"/>
        <w:spacing w:after="100" w:lineRule="auto"/>
        <w:rPr/>
      </w:pPr>
      <w:r w:rsidDel="00000000" w:rsidR="00000000" w:rsidRPr="00000000">
        <w:rPr>
          <w:rtl w:val="0"/>
        </w:rPr>
        <w:t xml:space="preserve">A is the father of B. B is the father of C. C is the brother of D. What is D to A?</w:t>
      </w:r>
    </w:p>
    <w:p w:rsidR="00000000" w:rsidDel="00000000" w:rsidP="00000000" w:rsidRDefault="00000000" w:rsidRPr="00000000" w14:paraId="00000158">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Grandchild</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 A is the father of B and grandfather of C and D. Therefore, D is the grandchild of A.</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59">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40%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5A">
      <w:pPr>
        <w:keepNext w:val="1"/>
        <w:spacing w:after="100" w:lineRule="auto"/>
        <w:rPr/>
      </w:pPr>
      <w:r w:rsidDel="00000000" w:rsidR="00000000" w:rsidRPr="00000000">
        <w:rPr>
          <w:rtl w:val="0"/>
        </w:rPr>
        <w:t xml:space="preserve">If the flags of these 5 countries were arranged alphabetically, which country would come last: Australia, England, Ireland, Japan, India?</w:t>
      </w:r>
    </w:p>
    <w:p w:rsidR="00000000" w:rsidDel="00000000" w:rsidP="00000000" w:rsidRDefault="00000000" w:rsidRPr="00000000" w14:paraId="0000015B">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Japan</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Alphabetically: Australia, England, India, Ireland, Japan. Japan comes last.</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5C">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30%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5D">
      <w:pPr>
        <w:keepNext w:val="1"/>
        <w:spacing w:after="100" w:lineRule="auto"/>
        <w:rPr/>
      </w:pPr>
      <w:r w:rsidDel="00000000" w:rsidR="00000000" w:rsidRPr="00000000">
        <w:rPr>
          <w:rtl w:val="0"/>
        </w:rPr>
        <w:t xml:space="preserve">If January 1 is Day 1 and December 31 is Day 365, which month contains Day 215?</w:t>
      </w:r>
    </w:p>
    <w:p w:rsidR="00000000" w:rsidDel="00000000" w:rsidP="00000000" w:rsidRDefault="00000000" w:rsidRPr="00000000" w14:paraId="0000015E">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August (Day 215 falls on August 3)</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January (31days) + February (28 days) + March (31days)  + April (30days)  + May (31days)  + June (30days) + July(31days)  = 212 days. Day 215 falls in August.</w:t>
      </w:r>
      <w:r w:rsidDel="00000000" w:rsidR="00000000" w:rsidRPr="00000000">
        <w:rPr>
          <w:rtl w:val="0"/>
        </w:rPr>
      </w:r>
    </w:p>
    <w:p w:rsidR="00000000" w:rsidDel="00000000" w:rsidP="00000000" w:rsidRDefault="00000000" w:rsidRPr="00000000" w14:paraId="0000015F">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20%</w:t>
      </w:r>
      <w:r w:rsidDel="00000000" w:rsidR="00000000" w:rsidRPr="00000000">
        <w:rPr>
          <w:i w:val="1"/>
          <w:iCs w:val="1"/>
          <w:color w:val="6b6b6b"/>
          <w:sz w:val="19"/>
          <w:szCs w:val="19"/>
          <w:rtl w:val="0"/>
        </w:rPr>
        <w:t xml:space="preserve">   Image + options</w:t>
      </w:r>
      <w:r w:rsidDel="00000000" w:rsidR="00000000" w:rsidRPr="00000000">
        <w:rPr>
          <w:rtl w:val="0"/>
        </w:rPr>
      </w:r>
    </w:p>
    <w:p w:rsidR="00000000" w:rsidDel="00000000" w:rsidP="00000000" w:rsidRDefault="00000000" w:rsidRPr="00000000" w14:paraId="00000160">
      <w:pPr>
        <w:keepNext w:val="1"/>
        <w:spacing w:after="100" w:lineRule="auto"/>
        <w:rPr/>
      </w:pPr>
      <w:r w:rsidDel="00000000" w:rsidR="00000000" w:rsidRPr="00000000">
        <w:rPr>
          <w:rtl w:val="0"/>
        </w:rPr>
        <w:t xml:space="preserve">Rohan names his pets with the first letter of the animal, his dog is named Duncan. Which of these is NOT one of his pets' names?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61">
            <w:pPr>
              <w:jc w:val="center"/>
              <w:rPr/>
            </w:pPr>
            <w:r w:rsidDel="00000000" w:rsidR="00000000" w:rsidRPr="00000000">
              <w:rPr/>
              <w:drawing>
                <wp:inline distB="0" distT="0" distL="0" distR="0">
                  <wp:extent cx="1019175" cy="102870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019175" cy="1028700"/>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2">
            <w:pPr>
              <w:jc w:val="center"/>
              <w:rPr/>
            </w:pPr>
            <w:r w:rsidDel="00000000" w:rsidR="00000000" w:rsidRPr="00000000">
              <w:rPr/>
              <w:drawing>
                <wp:inline distB="0" distT="0" distL="0" distR="0">
                  <wp:extent cx="1047750" cy="1028700"/>
                  <wp:effectExtent b="0" l="0" r="0" t="0"/>
                  <wp:docPr id="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047750" cy="1028700"/>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3">
            <w:pPr>
              <w:jc w:val="center"/>
              <w:rPr/>
            </w:pPr>
            <w:r w:rsidDel="00000000" w:rsidR="00000000" w:rsidRPr="00000000">
              <w:rPr/>
              <w:drawing>
                <wp:inline distB="0" distT="0" distL="0" distR="0">
                  <wp:extent cx="1047750" cy="1028700"/>
                  <wp:effectExtent b="0" l="0" r="0" t="0"/>
                  <wp:docPr id="1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047750" cy="1028700"/>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4">
            <w:pPr>
              <w:jc w:val="center"/>
              <w:rPr/>
            </w:pPr>
            <w:r w:rsidDel="00000000" w:rsidR="00000000" w:rsidRPr="00000000">
              <w:rPr/>
              <w:drawing>
                <wp:inline distB="0" distT="0" distL="0" distR="0">
                  <wp:extent cx="1047750" cy="10287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047750" cy="1028700"/>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5">
            <w:pPr>
              <w:jc w:val="center"/>
              <w:rPr/>
            </w:pPr>
            <w:r w:rsidDel="00000000" w:rsidR="00000000" w:rsidRPr="00000000">
              <w:rPr/>
              <w:drawing>
                <wp:inline distB="0" distT="0" distL="0" distR="0">
                  <wp:extent cx="1047750" cy="1028700"/>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047750" cy="102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6">
      <w:pPr>
        <w:spacing w:after="50" w:before="40" w:lineRule="auto"/>
        <w:rPr/>
      </w:pPr>
      <w:r w:rsidDel="00000000" w:rsidR="00000000" w:rsidRPr="00000000">
        <w:rPr>
          <w:b w:val="1"/>
          <w:bCs w:val="1"/>
          <w:rtl w:val="0"/>
        </w:rPr>
        <w:t xml:space="preserve">Options: </w:t>
      </w:r>
      <w:r w:rsidDel="00000000" w:rsidR="00000000" w:rsidRPr="00000000">
        <w:rPr>
          <w:rtl w:val="0"/>
        </w:rPr>
        <w:t xml:space="preserve">Caesar / Ronit / Pravin / Tina / Navin</w:t>
      </w:r>
    </w:p>
    <w:p w:rsidR="00000000" w:rsidDel="00000000" w:rsidP="00000000" w:rsidRDefault="00000000" w:rsidRPr="00000000" w14:paraId="00000167">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Navin (no pet's animal starts with N: Cat, Rabbit, Parrot, Snake, Tortoise)</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 The animals are Cat, Rabbit, Parrot, Snake, Tortoise. None start with N.</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68">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10%</w:t>
      </w:r>
      <w:r w:rsidDel="00000000" w:rsidR="00000000" w:rsidRPr="00000000">
        <w:rPr>
          <w:i w:val="1"/>
          <w:iCs w:val="1"/>
          <w:color w:val="6b6b6b"/>
          <w:sz w:val="19"/>
          <w:szCs w:val="19"/>
          <w:rtl w:val="0"/>
        </w:rPr>
        <w:t xml:space="preserve">   Word puzzle</w:t>
      </w:r>
      <w:r w:rsidDel="00000000" w:rsidR="00000000" w:rsidRPr="00000000">
        <w:rPr>
          <w:rtl w:val="0"/>
        </w:rPr>
      </w:r>
    </w:p>
    <w:p w:rsidR="00000000" w:rsidDel="00000000" w:rsidP="00000000" w:rsidRDefault="00000000" w:rsidRPr="00000000" w14:paraId="00000169">
      <w:pPr>
        <w:keepNext w:val="1"/>
        <w:spacing w:after="50" w:lineRule="auto"/>
        <w:rPr/>
      </w:pPr>
      <w:r w:rsidDel="00000000" w:rsidR="00000000" w:rsidRPr="00000000">
        <w:rPr>
          <w:rtl w:val="0"/>
        </w:rPr>
        <w:t xml:space="preserve">A four-letter word is missing from this alphabetical sequence (A to Z). What is it?</w:t>
      </w:r>
    </w:p>
    <w:p w:rsidR="00000000" w:rsidDel="00000000" w:rsidP="00000000" w:rsidRDefault="00000000" w:rsidRPr="00000000" w14:paraId="0000016A">
      <w:pPr>
        <w:keepNext w:val="1"/>
        <w:spacing w:after="100" w:lineRule="auto"/>
        <w:rPr/>
      </w:pPr>
      <w:r w:rsidDel="00000000" w:rsidR="00000000" w:rsidRPr="00000000">
        <w:rPr>
          <w:rtl w:val="0"/>
        </w:rPr>
        <w:t xml:space="preserve">Sequence:  ABCDEGHIJKLMNPQSTVWXYZ</w:t>
      </w:r>
    </w:p>
    <w:p w:rsidR="00000000" w:rsidDel="00000000" w:rsidP="00000000" w:rsidRDefault="00000000" w:rsidRPr="00000000" w14:paraId="0000016B">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FOUR (missing letters: F, O, R, U)</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missing letters (F, O, R, U) spell "FOUR".</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6C">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w:t>
      </w:r>
      <w:r w:rsidDel="00000000" w:rsidR="00000000" w:rsidRPr="00000000">
        <w:rPr>
          <w:i w:val="1"/>
          <w:iCs w:val="1"/>
          <w:color w:val="6b6b6b"/>
          <w:sz w:val="19"/>
          <w:szCs w:val="19"/>
          <w:rtl w:val="0"/>
        </w:rPr>
        <w:t xml:space="preserve">   Image + typed</w:t>
      </w:r>
      <w:r w:rsidDel="00000000" w:rsidR="00000000" w:rsidRPr="00000000">
        <w:rPr>
          <w:rtl w:val="0"/>
        </w:rPr>
      </w:r>
    </w:p>
    <w:p w:rsidR="00000000" w:rsidDel="00000000" w:rsidP="00000000" w:rsidRDefault="00000000" w:rsidRPr="00000000" w14:paraId="0000016D">
      <w:pPr>
        <w:keepNext w:val="1"/>
        <w:spacing w:after="100" w:lineRule="auto"/>
        <w:rPr/>
      </w:pPr>
      <w:r w:rsidDel="00000000" w:rsidR="00000000" w:rsidRPr="00000000">
        <w:rPr>
          <w:rtl w:val="0"/>
        </w:rPr>
        <w:t xml:space="preserve">Which three letters replace the question marks so that both the blue and the pink underlined parts spell a word?</w:t>
      </w:r>
    </w:p>
    <w:p w:rsidR="00000000" w:rsidDel="00000000" w:rsidP="00000000" w:rsidRDefault="00000000" w:rsidRPr="00000000" w14:paraId="0000016E">
      <w:pPr>
        <w:spacing w:after="120" w:before="60" w:lineRule="auto"/>
        <w:jc w:val="center"/>
        <w:rPr/>
      </w:pPr>
      <w:r w:rsidDel="00000000" w:rsidR="00000000" w:rsidRPr="00000000">
        <w:rPr/>
        <w:drawing>
          <wp:inline distB="0" distT="0" distL="0" distR="0">
            <wp:extent cx="5715000" cy="1028700"/>
            <wp:effectExtent b="0" l="0" r="0" t="0"/>
            <wp:docPr id="1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15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UNT (DISCOUNT, UNTANGLED)</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"UNT" completes "DISCOUNT" and "UNTANGLED".</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Set C</w:t>
      </w:r>
    </w:p>
    <w:p w:rsidR="00000000" w:rsidDel="00000000" w:rsidP="00000000" w:rsidRDefault="00000000" w:rsidRPr="00000000" w14:paraId="00000171">
      <w:pPr>
        <w:keepNext w:val="1"/>
        <w:spacing w:after="90" w:before="60" w:lineRule="auto"/>
        <w:rPr/>
      </w:pPr>
      <w:r w:rsidDel="00000000" w:rsidR="00000000" w:rsidRPr="00000000">
        <w:rPr>
          <w:b w:val="1"/>
          <w:bCs w:val="1"/>
          <w:color w:val="9c7a1e"/>
          <w:sz w:val="26"/>
          <w:szCs w:val="26"/>
          <w:rtl w:val="0"/>
        </w:rPr>
        <w:t xml:space="preserve">90%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72">
      <w:pPr>
        <w:keepNext w:val="1"/>
        <w:spacing w:after="100" w:lineRule="auto"/>
        <w:rPr/>
      </w:pPr>
      <w:r w:rsidDel="00000000" w:rsidR="00000000" w:rsidRPr="00000000">
        <w:rPr>
          <w:rtl w:val="0"/>
        </w:rPr>
        <w:t xml:space="preserve">If you are running in a race and you pass the person in second place, what position are you in?</w:t>
      </w:r>
    </w:p>
    <w:p w:rsidR="00000000" w:rsidDel="00000000" w:rsidP="00000000" w:rsidRDefault="00000000" w:rsidRPr="00000000" w14:paraId="00000173">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Second</w:t>
        <w:br w:type="textWrapping"/>
        <w:br w:type="textWrapping"/>
        <w:t xml:space="preserve">Logic : </w:t>
      </w:r>
      <w:r w:rsidDel="00000000" w:rsidR="00000000" w:rsidRPr="00000000">
        <w:rPr>
          <w:rFonts w:ascii="Roboto" w:cs="Roboto" w:eastAsia="Roboto" w:hAnsi="Roboto"/>
          <w:color w:val="1f1f1f"/>
          <w:sz w:val="21"/>
          <w:szCs w:val="21"/>
          <w:highlight w:val="white"/>
          <w:rtl w:val="0"/>
        </w:rPr>
        <w:t xml:space="preserve">If you pass the person in second place, you take their position (second).</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74">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80%</w:t>
      </w:r>
      <w:r w:rsidDel="00000000" w:rsidR="00000000" w:rsidRPr="00000000">
        <w:rPr>
          <w:i w:val="1"/>
          <w:iCs w:val="1"/>
          <w:color w:val="6b6b6b"/>
          <w:sz w:val="19"/>
          <w:szCs w:val="19"/>
          <w:rtl w:val="0"/>
        </w:rPr>
        <w:t xml:space="preserve">   Flag options</w:t>
      </w:r>
      <w:r w:rsidDel="00000000" w:rsidR="00000000" w:rsidRPr="00000000">
        <w:rPr>
          <w:rtl w:val="0"/>
        </w:rPr>
      </w:r>
    </w:p>
    <w:p w:rsidR="00000000" w:rsidDel="00000000" w:rsidP="00000000" w:rsidRDefault="00000000" w:rsidRPr="00000000" w14:paraId="00000175">
      <w:pPr>
        <w:keepNext w:val="1"/>
        <w:spacing w:after="100" w:lineRule="auto"/>
        <w:rPr/>
      </w:pPr>
      <w:r w:rsidDel="00000000" w:rsidR="00000000" w:rsidRPr="00000000">
        <w:rPr>
          <w:rtl w:val="0"/>
        </w:rPr>
        <w:t xml:space="preserve">Spot what is wrong, one of these flags doesn't match its country. Which one?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76">
            <w:pPr>
              <w:jc w:val="center"/>
              <w:rPr/>
            </w:pPr>
            <w:r w:rsidDel="00000000" w:rsidR="00000000" w:rsidRPr="00000000">
              <w:rPr/>
              <w:drawing>
                <wp:inline distB="0" distT="0" distL="0" distR="0">
                  <wp:extent cx="1047750" cy="1266825"/>
                  <wp:effectExtent b="0" l="0" r="0" t="0"/>
                  <wp:docPr id="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047750" cy="1266825"/>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7">
            <w:pPr>
              <w:jc w:val="center"/>
              <w:rPr/>
            </w:pPr>
            <w:r w:rsidDel="00000000" w:rsidR="00000000" w:rsidRPr="00000000">
              <w:rPr/>
              <w:drawing>
                <wp:inline distB="0" distT="0" distL="0" distR="0">
                  <wp:extent cx="1047750" cy="1266825"/>
                  <wp:effectExtent b="0" l="0" r="0" t="0"/>
                  <wp:docPr id="1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047750" cy="1266825"/>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8">
            <w:pPr>
              <w:jc w:val="center"/>
              <w:rPr/>
            </w:pPr>
            <w:r w:rsidDel="00000000" w:rsidR="00000000" w:rsidRPr="00000000">
              <w:rPr/>
              <w:drawing>
                <wp:inline distB="0" distT="0" distL="0" distR="0">
                  <wp:extent cx="1047750" cy="1266825"/>
                  <wp:effectExtent b="0" l="0" r="0" t="0"/>
                  <wp:docPr id="1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047750" cy="1266825"/>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9">
            <w:pPr>
              <w:jc w:val="center"/>
              <w:rPr/>
            </w:pPr>
            <w:r w:rsidDel="00000000" w:rsidR="00000000" w:rsidRPr="00000000">
              <w:rPr/>
              <w:drawing>
                <wp:inline distB="0" distT="0" distL="0" distR="0">
                  <wp:extent cx="1047750" cy="1266825"/>
                  <wp:effectExtent b="0" l="0" r="0" t="0"/>
                  <wp:docPr id="25"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1047750" cy="1266825"/>
                          </a:xfrm>
                          <a:prstGeom prst="rect"/>
                          <a:ln/>
                        </pic:spPr>
                      </pic:pic>
                    </a:graphicData>
                  </a:graphic>
                </wp:inline>
              </w:drawing>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A">
            <w:pPr>
              <w:jc w:val="center"/>
              <w:rPr/>
            </w:pPr>
            <w:r w:rsidDel="00000000" w:rsidR="00000000" w:rsidRPr="00000000">
              <w:rPr/>
              <w:drawing>
                <wp:inline distB="0" distT="0" distL="0" distR="0">
                  <wp:extent cx="1047750" cy="1266825"/>
                  <wp:effectExtent b="0" l="0" r="0" t="0"/>
                  <wp:docPr id="2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047750" cy="1266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spacing w:after="50" w:before="40" w:lineRule="auto"/>
        <w:rPr/>
      </w:pPr>
      <w:r w:rsidDel="00000000" w:rsidR="00000000" w:rsidRPr="00000000">
        <w:rPr>
          <w:b w:val="1"/>
          <w:bCs w:val="1"/>
          <w:rtl w:val="0"/>
        </w:rPr>
        <w:t xml:space="preserve">Options: </w:t>
      </w:r>
      <w:r w:rsidDel="00000000" w:rsidR="00000000" w:rsidRPr="00000000">
        <w:rPr>
          <w:rtl w:val="0"/>
        </w:rPr>
        <w:t xml:space="preserve">Ireland / South Africa / India / Australia / Italy</w:t>
      </w:r>
    </w:p>
    <w:p w:rsidR="00000000" w:rsidDel="00000000" w:rsidP="00000000" w:rsidRDefault="00000000" w:rsidRPr="00000000" w14:paraId="0000017C">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Australia (its tile shows the wrong flag)</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flag tile showcases a New Zealand flag that does not match the country name labeled.</w:t>
      </w:r>
      <w:r w:rsidDel="00000000" w:rsidR="00000000" w:rsidRPr="00000000">
        <w:rPr>
          <w:rtl w:val="0"/>
        </w:rPr>
      </w:r>
    </w:p>
    <w:p w:rsidR="00000000" w:rsidDel="00000000" w:rsidP="00000000" w:rsidRDefault="00000000" w:rsidRPr="00000000" w14:paraId="0000017D">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70%</w:t>
      </w:r>
      <w:r w:rsidDel="00000000" w:rsidR="00000000" w:rsidRPr="00000000">
        <w:rPr>
          <w:i w:val="1"/>
          <w:iCs w:val="1"/>
          <w:color w:val="6b6b6b"/>
          <w:sz w:val="19"/>
          <w:szCs w:val="19"/>
          <w:rtl w:val="0"/>
        </w:rPr>
        <w:t xml:space="preserve">   Pick the photo (no voice-over yet)</w:t>
      </w:r>
      <w:r w:rsidDel="00000000" w:rsidR="00000000" w:rsidRPr="00000000">
        <w:rPr>
          <w:rtl w:val="0"/>
        </w:rPr>
      </w:r>
    </w:p>
    <w:p w:rsidR="00000000" w:rsidDel="00000000" w:rsidP="00000000" w:rsidRDefault="00000000" w:rsidRPr="00000000" w14:paraId="0000017E">
      <w:pPr>
        <w:keepNext w:val="1"/>
        <w:spacing w:after="100" w:lineRule="auto"/>
        <w:rPr/>
      </w:pPr>
      <w:r w:rsidDel="00000000" w:rsidR="00000000" w:rsidRPr="00000000">
        <w:rPr>
          <w:rtl w:val="0"/>
        </w:rPr>
        <w:t xml:space="preserve">Which of these photographs of Nelson Mandela cannot be real?</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0"/>
        </w:trPr>
        <w:tc>
          <w:tcPr>
            <w:tcMar>
              <w:top w:w="40.0" w:type="dxa"/>
              <w:left w:w="40.0" w:type="dxa"/>
              <w:bottom w:w="40.0" w:type="dxa"/>
              <w:right w:w="40.0" w:type="dxa"/>
            </w:tcMar>
            <w:vAlign w:val="bottom"/>
          </w:tcPr>
          <w:p w:rsidR="00000000" w:rsidDel="00000000" w:rsidP="00000000" w:rsidRDefault="00000000" w:rsidRPr="00000000" w14:paraId="0000017F">
            <w:pPr>
              <w:spacing w:after="30" w:lineRule="auto"/>
              <w:jc w:val="center"/>
              <w:rPr/>
            </w:pPr>
            <w:r w:rsidDel="00000000" w:rsidR="00000000" w:rsidRPr="00000000">
              <w:rPr/>
              <w:drawing>
                <wp:inline distB="0" distT="0" distL="0" distR="0">
                  <wp:extent cx="1847850" cy="2314575"/>
                  <wp:effectExtent b="0" l="0" r="0" t="0"/>
                  <wp:docPr id="1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18478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pPr>
            <w:r w:rsidDel="00000000" w:rsidR="00000000" w:rsidRPr="00000000">
              <w:rPr>
                <w:color w:val="6b6b6b"/>
                <w:sz w:val="18"/>
                <w:szCs w:val="18"/>
                <w:rtl w:val="0"/>
              </w:rPr>
              <w:t xml:space="preserve">Photo 1</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1">
            <w:pPr>
              <w:spacing w:after="30" w:lineRule="auto"/>
              <w:jc w:val="center"/>
              <w:rPr/>
            </w:pPr>
            <w:r w:rsidDel="00000000" w:rsidR="00000000" w:rsidRPr="00000000">
              <w:rPr/>
              <w:drawing>
                <wp:inline distB="0" distT="0" distL="0" distR="0">
                  <wp:extent cx="1762125" cy="2314575"/>
                  <wp:effectExtent b="0" l="0" r="0" t="0"/>
                  <wp:docPr id="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7621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color w:val="6b6b6b"/>
                <w:sz w:val="18"/>
                <w:szCs w:val="18"/>
                <w:rtl w:val="0"/>
              </w:rPr>
              <w:t xml:space="preserve">Photo 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3">
            <w:pPr>
              <w:spacing w:after="30" w:lineRule="auto"/>
              <w:jc w:val="center"/>
              <w:rPr/>
            </w:pPr>
            <w:r w:rsidDel="00000000" w:rsidR="00000000" w:rsidRPr="00000000">
              <w:rPr/>
              <w:drawing>
                <wp:inline distB="0" distT="0" distL="0" distR="0">
                  <wp:extent cx="1847850" cy="2314575"/>
                  <wp:effectExtent b="0" l="0" r="0" t="0"/>
                  <wp:docPr id="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8478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color w:val="6b6b6b"/>
                <w:sz w:val="18"/>
                <w:szCs w:val="18"/>
                <w:rtl w:val="0"/>
              </w:rPr>
              <w:t xml:space="preserve">Photo 3</w:t>
            </w:r>
            <w:r w:rsidDel="00000000" w:rsidR="00000000" w:rsidRPr="00000000">
              <w:rPr>
                <w:rtl w:val="0"/>
              </w:rPr>
            </w:r>
          </w:p>
        </w:tc>
      </w:tr>
    </w:tbl>
    <w:p w:rsidR="00000000" w:rsidDel="00000000" w:rsidP="00000000" w:rsidRDefault="00000000" w:rsidRPr="00000000" w14:paraId="00000185">
      <w:pPr>
        <w:spacing w:after="50" w:before="40" w:lineRule="auto"/>
        <w:rPr/>
      </w:pPr>
      <w:r w:rsidDel="00000000" w:rsidR="00000000" w:rsidRPr="00000000">
        <w:rPr>
          <w:b w:val="1"/>
          <w:bCs w:val="1"/>
          <w:rtl w:val="0"/>
        </w:rPr>
        <w:t xml:space="preserve">Options: </w:t>
      </w:r>
      <w:r w:rsidDel="00000000" w:rsidR="00000000" w:rsidRPr="00000000">
        <w:rPr>
          <w:rtl w:val="0"/>
        </w:rPr>
        <w:t xml:space="preserve">Photo 1 / Photo 2 / Photo 3</w:t>
      </w:r>
    </w:p>
    <w:p w:rsidR="00000000" w:rsidDel="00000000" w:rsidP="00000000" w:rsidRDefault="00000000" w:rsidRPr="00000000" w14:paraId="00000186">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Photo 1</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This image features Nelson Mandela wearing earpods that were not available at that timel.</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87">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60%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88">
      <w:pPr>
        <w:keepNext w:val="1"/>
        <w:spacing w:after="100" w:lineRule="auto"/>
        <w:rPr/>
      </w:pPr>
      <w:r w:rsidDel="00000000" w:rsidR="00000000" w:rsidRPr="00000000">
        <w:rPr>
          <w:rtl w:val="0"/>
        </w:rPr>
        <w:t xml:space="preserve">What starts with T, ends with T, and has T in it?</w:t>
      </w:r>
    </w:p>
    <w:p w:rsidR="00000000" w:rsidDel="00000000" w:rsidP="00000000" w:rsidRDefault="00000000" w:rsidRPr="00000000" w14:paraId="00000189">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Teapot (it has "tea" in it)</w:t>
        <w:br w:type="textWrapping"/>
        <w:br w:type="textWrapping"/>
        <w:t xml:space="preserve">Logic: </w:t>
      </w:r>
      <w:r w:rsidDel="00000000" w:rsidR="00000000" w:rsidRPr="00000000">
        <w:rPr>
          <w:rtl w:val="0"/>
        </w:rPr>
        <w:t xml:space="preserve">The word "Teapot" starts with T, ends with T, and has "tea" (T) inside it.</w:t>
      </w:r>
    </w:p>
    <w:p w:rsidR="00000000" w:rsidDel="00000000" w:rsidP="00000000" w:rsidRDefault="00000000" w:rsidRPr="00000000" w14:paraId="0000018A">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50%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8B">
      <w:pPr>
        <w:keepNext w:val="1"/>
        <w:spacing w:after="100" w:lineRule="auto"/>
        <w:rPr/>
      </w:pPr>
      <w:r w:rsidDel="00000000" w:rsidR="00000000" w:rsidRPr="00000000">
        <w:rPr>
          <w:rtl w:val="0"/>
        </w:rPr>
        <w:t xml:space="preserve">A doctor and a boy were fishing. The boy was the doctor's son, but the doctor was not the boy's father. Who was the doctor?</w:t>
      </w:r>
    </w:p>
    <w:p w:rsidR="00000000" w:rsidDel="00000000" w:rsidP="00000000" w:rsidRDefault="00000000" w:rsidRPr="00000000" w14:paraId="0000018C">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His mother</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doctor is the boy's mother.</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8D">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40%</w:t>
      </w:r>
      <w:r w:rsidDel="00000000" w:rsidR="00000000" w:rsidRPr="00000000">
        <w:rPr>
          <w:i w:val="1"/>
          <w:iCs w:val="1"/>
          <w:color w:val="6b6b6b"/>
          <w:sz w:val="19"/>
          <w:szCs w:val="19"/>
          <w:rtl w:val="0"/>
        </w:rPr>
        <w:t xml:space="preserve">   Sequence</w:t>
      </w:r>
      <w:r w:rsidDel="00000000" w:rsidR="00000000" w:rsidRPr="00000000">
        <w:rPr>
          <w:rtl w:val="0"/>
        </w:rPr>
      </w:r>
    </w:p>
    <w:p w:rsidR="00000000" w:rsidDel="00000000" w:rsidP="00000000" w:rsidRDefault="00000000" w:rsidRPr="00000000" w14:paraId="0000018E">
      <w:pPr>
        <w:keepNext w:val="1"/>
        <w:spacing w:after="50" w:lineRule="auto"/>
        <w:rPr/>
      </w:pPr>
      <w:r w:rsidDel="00000000" w:rsidR="00000000" w:rsidRPr="00000000">
        <w:rPr>
          <w:rtl w:val="0"/>
        </w:rPr>
        <w:t xml:space="preserve">What comes next in this sequence?</w:t>
      </w:r>
    </w:p>
    <w:p w:rsidR="00000000" w:rsidDel="00000000" w:rsidP="00000000" w:rsidRDefault="00000000" w:rsidRPr="00000000" w14:paraId="0000018F">
      <w:pPr>
        <w:keepNext w:val="1"/>
        <w:spacing w:after="100" w:lineRule="auto"/>
        <w:rPr/>
      </w:pPr>
      <w:r w:rsidDel="00000000" w:rsidR="00000000" w:rsidRPr="00000000">
        <w:rPr>
          <w:rtl w:val="0"/>
        </w:rPr>
        <w:t xml:space="preserve">Sequence:  J F M A M J J ?</w:t>
      </w:r>
    </w:p>
    <w:p w:rsidR="00000000" w:rsidDel="00000000" w:rsidP="00000000" w:rsidRDefault="00000000" w:rsidRPr="00000000" w14:paraId="00000190">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A (the months January to July, so the next is August)</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he sequence lists the first letter of each month (Jan, Feb, Mar, Apr, May, Jun, Jul). The next is August (A).</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91">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30%</w:t>
      </w:r>
      <w:r w:rsidDel="00000000" w:rsidR="00000000" w:rsidRPr="00000000">
        <w:rPr>
          <w:i w:val="1"/>
          <w:iCs w:val="1"/>
          <w:color w:val="6b6b6b"/>
          <w:sz w:val="19"/>
          <w:szCs w:val="19"/>
          <w:rtl w:val="0"/>
        </w:rPr>
        <w:t xml:space="preserve">   Typed answer</w:t>
      </w:r>
      <w:r w:rsidDel="00000000" w:rsidR="00000000" w:rsidRPr="00000000">
        <w:rPr>
          <w:rtl w:val="0"/>
        </w:rPr>
      </w:r>
    </w:p>
    <w:p w:rsidR="00000000" w:rsidDel="00000000" w:rsidP="00000000" w:rsidRDefault="00000000" w:rsidRPr="00000000" w14:paraId="00000192">
      <w:pPr>
        <w:keepNext w:val="1"/>
        <w:spacing w:after="100" w:lineRule="auto"/>
        <w:rPr/>
      </w:pPr>
      <w:r w:rsidDel="00000000" w:rsidR="00000000" w:rsidRPr="00000000">
        <w:rPr>
          <w:rtl w:val="0"/>
        </w:rPr>
        <w:t xml:space="preserve">If December 31 is Day 1 and January 1 is Day 365, which month contains Day 215?</w:t>
      </w:r>
    </w:p>
    <w:p w:rsidR="00000000" w:rsidDel="00000000" w:rsidP="00000000" w:rsidRDefault="00000000" w:rsidRPr="00000000" w14:paraId="00000193">
      <w:pPr>
        <w:spacing w:after="40" w:lineRule="auto"/>
        <w:rPr>
          <w:rFonts w:ascii="Roboto" w:cs="Roboto" w:eastAsia="Roboto" w:hAnsi="Roboto"/>
          <w:color w:val="1f1f1f"/>
          <w:sz w:val="21"/>
          <w:szCs w:val="21"/>
        </w:rPr>
      </w:pPr>
      <w:r w:rsidDel="00000000" w:rsidR="00000000" w:rsidRPr="00000000">
        <w:rPr>
          <w:b w:val="1"/>
          <w:bCs w:val="1"/>
          <w:rtl w:val="0"/>
        </w:rPr>
        <w:t xml:space="preserve">Answer: </w:t>
      </w:r>
      <w:r w:rsidDel="00000000" w:rsidR="00000000" w:rsidRPr="00000000">
        <w:rPr>
          <w:b w:val="1"/>
          <w:bCs w:val="1"/>
          <w:color w:val="1a1a1a"/>
          <w:rtl w:val="0"/>
        </w:rPr>
        <w:t xml:space="preserve">May (Day 215 falls on May 31)</w:t>
        <w:br w:type="textWrapping"/>
        <w:br w:type="textWrapping"/>
        <w:t xml:space="preserve">Logic:  </w:t>
      </w:r>
      <w:r w:rsidDel="00000000" w:rsidR="00000000" w:rsidRPr="00000000">
        <w:rPr>
          <w:rFonts w:ascii="Roboto" w:cs="Roboto" w:eastAsia="Roboto" w:hAnsi="Roboto"/>
          <w:color w:val="1f1f1f"/>
          <w:sz w:val="21"/>
          <w:szCs w:val="21"/>
          <w:rtl w:val="0"/>
        </w:rPr>
        <w:t xml:space="preserve">Counting backward from December 31 (Day 1) to January 1 (Day 365), Day 215 falls in May.</w:t>
      </w:r>
    </w:p>
    <w:p w:rsidR="00000000" w:rsidDel="00000000" w:rsidP="00000000" w:rsidRDefault="00000000" w:rsidRPr="00000000" w14:paraId="00000194">
      <w:pPr>
        <w:spacing w:after="40" w:lineRule="auto"/>
        <w:rPr>
          <w:b w:val="1"/>
          <w:bCs w:val="1"/>
          <w:color w:val="1a1a1a"/>
        </w:rPr>
      </w:pPr>
      <w:r w:rsidDel="00000000" w:rsidR="00000000" w:rsidRPr="00000000">
        <w:rPr>
          <w:rtl w:val="0"/>
        </w:rPr>
      </w:r>
    </w:p>
    <w:p w:rsidR="00000000" w:rsidDel="00000000" w:rsidP="00000000" w:rsidRDefault="00000000" w:rsidRPr="00000000" w14:paraId="00000195">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20%</w:t>
      </w:r>
      <w:r w:rsidDel="00000000" w:rsidR="00000000" w:rsidRPr="00000000">
        <w:rPr>
          <w:i w:val="1"/>
          <w:iCs w:val="1"/>
          <w:color w:val="6b6b6b"/>
          <w:sz w:val="19"/>
          <w:szCs w:val="19"/>
          <w:rtl w:val="0"/>
        </w:rPr>
        <w:t xml:space="preserve">   Image + typed</w:t>
      </w:r>
      <w:r w:rsidDel="00000000" w:rsidR="00000000" w:rsidRPr="00000000">
        <w:rPr>
          <w:rtl w:val="0"/>
        </w:rPr>
      </w:r>
    </w:p>
    <w:p w:rsidR="00000000" w:rsidDel="00000000" w:rsidP="00000000" w:rsidRDefault="00000000" w:rsidRPr="00000000" w14:paraId="00000196">
      <w:pPr>
        <w:keepNext w:val="1"/>
        <w:spacing w:after="100" w:lineRule="auto"/>
        <w:rPr/>
      </w:pPr>
      <w:r w:rsidDel="00000000" w:rsidR="00000000" w:rsidRPr="00000000">
        <w:rPr>
          <w:rtl w:val="0"/>
        </w:rPr>
        <w:t xml:space="preserve">Who is holding the left hand of the child who is holding the left hand of the child who is next to a child whose right hand is not held by anyone?</w:t>
      </w:r>
    </w:p>
    <w:p w:rsidR="00000000" w:rsidDel="00000000" w:rsidP="00000000" w:rsidRDefault="00000000" w:rsidRPr="00000000" w14:paraId="00000197">
      <w:pPr>
        <w:spacing w:after="120" w:before="60" w:lineRule="auto"/>
        <w:jc w:val="center"/>
        <w:rPr/>
      </w:pPr>
      <w:r w:rsidDel="00000000" w:rsidR="00000000" w:rsidRPr="00000000">
        <w:rPr/>
        <w:drawing>
          <wp:inline distB="0" distT="0" distL="0" distR="0">
            <wp:extent cx="4476750" cy="1838325"/>
            <wp:effectExtent b="0" l="0" r="0" t="0"/>
            <wp:docPr id="2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4767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b w:val="1"/>
          <w:bCs w:val="1"/>
          <w:rtl w:val="0"/>
        </w:rPr>
        <w:t xml:space="preserve">Answer: </w:t>
      </w:r>
      <w:commentRangeStart w:id="0"/>
      <w:commentRangeStart w:id="1"/>
      <w:r w:rsidDel="00000000" w:rsidR="00000000" w:rsidRPr="00000000">
        <w:rPr>
          <w:b w:val="1"/>
          <w:bCs w:val="1"/>
          <w:color w:val="1a1a1a"/>
          <w:rtl w:val="0"/>
        </w:rPr>
        <w:t xml:space="preserve">Dina</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color w:val="1a1a1a"/>
          <w:rtl w:val="0"/>
        </w:rPr>
        <w:br w:type="textWrapping"/>
        <w:br w:type="textWrapping"/>
      </w:r>
      <w:r w:rsidDel="00000000" w:rsidR="00000000" w:rsidRPr="00000000">
        <w:rPr>
          <w:rtl w:val="0"/>
        </w:rPr>
      </w:r>
    </w:p>
    <w:p w:rsidR="00000000" w:rsidDel="00000000" w:rsidP="00000000" w:rsidRDefault="00000000" w:rsidRPr="00000000" w14:paraId="00000199">
      <w:pPr>
        <w:spacing w:after="40" w:lineRule="auto"/>
        <w:rPr/>
      </w:pPr>
      <w:r w:rsidDel="00000000" w:rsidR="00000000" w:rsidRPr="00000000">
        <w:rPr>
          <w:b w:val="1"/>
          <w:bCs w:val="1"/>
          <w:color w:val="1a1a1a"/>
          <w:rtl w:val="0"/>
        </w:rPr>
        <w:t xml:space="preserve">Logic: </w:t>
      </w:r>
      <w:r w:rsidDel="00000000" w:rsidR="00000000" w:rsidRPr="00000000">
        <w:rPr>
          <w:color w:val="1a1a1a"/>
          <w:rtl w:val="0"/>
        </w:rPr>
        <w:t xml:space="preserve">Jenny's right hand is not held by anyone. Her left hand is held by Sade, whose left hand is held by Miko, whose left hand is held by Dina.</w:t>
      </w:r>
      <w:r w:rsidDel="00000000" w:rsidR="00000000" w:rsidRPr="00000000">
        <w:rPr>
          <w:rtl w:val="0"/>
        </w:rPr>
      </w:r>
    </w:p>
    <w:p w:rsidR="00000000" w:rsidDel="00000000" w:rsidP="00000000" w:rsidRDefault="00000000" w:rsidRPr="00000000" w14:paraId="0000019A">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10%</w:t>
      </w:r>
      <w:r w:rsidDel="00000000" w:rsidR="00000000" w:rsidRPr="00000000">
        <w:rPr>
          <w:i w:val="1"/>
          <w:iCs w:val="1"/>
          <w:color w:val="6b6b6b"/>
          <w:sz w:val="19"/>
          <w:szCs w:val="19"/>
          <w:rtl w:val="0"/>
        </w:rPr>
        <w:t xml:space="preserve">   Word puzzle</w:t>
      </w:r>
      <w:r w:rsidDel="00000000" w:rsidR="00000000" w:rsidRPr="00000000">
        <w:rPr>
          <w:rtl w:val="0"/>
        </w:rPr>
      </w:r>
    </w:p>
    <w:p w:rsidR="00000000" w:rsidDel="00000000" w:rsidP="00000000" w:rsidRDefault="00000000" w:rsidRPr="00000000" w14:paraId="0000019B">
      <w:pPr>
        <w:keepNext w:val="1"/>
        <w:spacing w:after="50" w:lineRule="auto"/>
        <w:rPr/>
      </w:pPr>
      <w:r w:rsidDel="00000000" w:rsidR="00000000" w:rsidRPr="00000000">
        <w:rPr>
          <w:rtl w:val="0"/>
        </w:rPr>
        <w:t xml:space="preserve">A five-letter word is missing from this alphabetical sequence (A to Z). What is it?</w:t>
      </w:r>
    </w:p>
    <w:p w:rsidR="00000000" w:rsidDel="00000000" w:rsidP="00000000" w:rsidRDefault="00000000" w:rsidRPr="00000000" w14:paraId="0000019C">
      <w:pPr>
        <w:keepNext w:val="1"/>
        <w:spacing w:after="100" w:lineRule="auto"/>
        <w:rPr/>
      </w:pPr>
      <w:r w:rsidDel="00000000" w:rsidR="00000000" w:rsidRPr="00000000">
        <w:rPr>
          <w:rtl w:val="0"/>
        </w:rPr>
        <w:t xml:space="preserve">Sequence:  CDFGHIJKLMNOPQSTUVWXY</w:t>
      </w:r>
    </w:p>
    <w:p w:rsidR="00000000" w:rsidDel="00000000" w:rsidP="00000000" w:rsidRDefault="00000000" w:rsidRPr="00000000" w14:paraId="0000019D">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ZEBRA (missing letters: A, B, E, R, Z)</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The missing letters (A, B, E, R, Z) spell "ZEBRA".</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9E">
      <w:pPr>
        <w:keepNext w:val="1"/>
        <w:pBdr>
          <w:top w:color="d6d6d6" w:space="10" w:sz="4" w:val="single"/>
        </w:pBdr>
        <w:spacing w:after="90" w:before="220" w:lineRule="auto"/>
        <w:rPr/>
      </w:pPr>
      <w:r w:rsidDel="00000000" w:rsidR="00000000" w:rsidRPr="00000000">
        <w:rPr>
          <w:b w:val="1"/>
          <w:bCs w:val="1"/>
          <w:color w:val="9c7a1e"/>
          <w:sz w:val="26"/>
          <w:szCs w:val="26"/>
          <w:rtl w:val="0"/>
        </w:rPr>
        <w:t xml:space="preserve">1%</w:t>
      </w:r>
      <w:r w:rsidDel="00000000" w:rsidR="00000000" w:rsidRPr="00000000">
        <w:rPr>
          <w:i w:val="1"/>
          <w:iCs w:val="1"/>
          <w:color w:val="6b6b6b"/>
          <w:sz w:val="19"/>
          <w:szCs w:val="19"/>
          <w:rtl w:val="0"/>
        </w:rPr>
        <w:t xml:space="preserve">   Image + typed</w:t>
      </w:r>
      <w:r w:rsidDel="00000000" w:rsidR="00000000" w:rsidRPr="00000000">
        <w:rPr>
          <w:rtl w:val="0"/>
        </w:rPr>
      </w:r>
    </w:p>
    <w:p w:rsidR="00000000" w:rsidDel="00000000" w:rsidP="00000000" w:rsidRDefault="00000000" w:rsidRPr="00000000" w14:paraId="0000019F">
      <w:pPr>
        <w:keepNext w:val="1"/>
        <w:spacing w:after="100" w:lineRule="auto"/>
        <w:rPr/>
      </w:pPr>
      <w:r w:rsidDel="00000000" w:rsidR="00000000" w:rsidRPr="00000000">
        <w:rPr>
          <w:rtl w:val="0"/>
        </w:rPr>
        <w:t xml:space="preserve">Surprisingly, there is only one English word that can be made by filling in these blanks so that the finished word has no repeated letters. What is that word?</w:t>
      </w:r>
    </w:p>
    <w:p w:rsidR="00000000" w:rsidDel="00000000" w:rsidP="00000000" w:rsidRDefault="00000000" w:rsidRPr="00000000" w14:paraId="000001A0">
      <w:pPr>
        <w:spacing w:after="120" w:before="60" w:lineRule="auto"/>
        <w:jc w:val="center"/>
        <w:rPr/>
      </w:pPr>
      <w:r w:rsidDel="00000000" w:rsidR="00000000" w:rsidRPr="00000000">
        <w:rPr/>
        <w:drawing>
          <wp:inline distB="0" distT="0" distL="0" distR="0">
            <wp:extent cx="5334000" cy="1495425"/>
            <wp:effectExtent b="0" l="0" r="0" t="0"/>
            <wp:docPr id="2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3340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40" w:lineRule="auto"/>
        <w:rPr/>
      </w:pPr>
      <w:r w:rsidDel="00000000" w:rsidR="00000000" w:rsidRPr="00000000">
        <w:rPr>
          <w:b w:val="1"/>
          <w:bCs w:val="1"/>
          <w:rtl w:val="0"/>
        </w:rPr>
        <w:t xml:space="preserve">Answer: </w:t>
      </w:r>
      <w:r w:rsidDel="00000000" w:rsidR="00000000" w:rsidRPr="00000000">
        <w:rPr>
          <w:b w:val="1"/>
          <w:bCs w:val="1"/>
          <w:color w:val="1a1a1a"/>
          <w:rtl w:val="0"/>
        </w:rPr>
        <w:t xml:space="preserve">UNPREDICTABLY (a 13-letter word with no repeated letters)</w:t>
        <w:br w:type="textWrapping"/>
        <w:br w:type="textWrapping"/>
        <w:t xml:space="preserve">Logic: </w:t>
      </w:r>
      <w:r w:rsidDel="00000000" w:rsidR="00000000" w:rsidRPr="00000000">
        <w:rPr>
          <w:rFonts w:ascii="Roboto" w:cs="Roboto" w:eastAsia="Roboto" w:hAnsi="Roboto"/>
          <w:color w:val="1f1f1f"/>
          <w:sz w:val="21"/>
          <w:szCs w:val="21"/>
          <w:highlight w:val="white"/>
          <w:rtl w:val="0"/>
        </w:rPr>
        <w:t xml:space="preserve">Unpredictably" is the word where every letter is unique.</w:t>
      </w:r>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1A2">
      <w:pPr>
        <w:spacing w:after="140" w:lineRule="auto"/>
        <w:rPr/>
      </w:pPr>
      <w:r w:rsidDel="00000000" w:rsidR="00000000" w:rsidRPr="00000000">
        <w:rPr>
          <w:rtl w:val="0"/>
        </w:rPr>
      </w:r>
    </w:p>
    <w:p w:rsidR="00000000" w:rsidDel="00000000" w:rsidP="00000000" w:rsidRDefault="00000000" w:rsidRPr="00000000" w14:paraId="000001A3">
      <w:pPr>
        <w:spacing w:after="100" w:lineRule="auto"/>
        <w:rPr/>
        <w:sectPr>
          <w:footerReference r:id="rId36" w:type="default"/>
          <w:type w:val="nextPage"/>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7" w:type="default"/>
          <w:type w:val="nextPage"/>
          <w:pgSz w:h="15840" w:w="12240" w:orient="portrait"/>
          <w:pgMar w:bottom="1440" w:top="1440" w:left="1440" w:right="1440" w:header="720" w:footer="720"/>
          <w:pgNumType w:start="1"/>
        </w:sectPr>
      </w:pPr>
      <w:bookmarkStart w:colFirst="0" w:colLast="0" w:name="_vtij3i6m0k7v" w:id="1"/>
      <w:bookmarkEnd w:id="1"/>
      <w:r w:rsidDel="00000000" w:rsidR="00000000" w:rsidRPr="00000000">
        <w:rPr>
          <w:rFonts w:ascii="Arial" w:cs="Arial" w:eastAsia="Arial" w:hAnsi="Arial"/>
          <w:b w:val="0"/>
          <w:bCs w:val="0"/>
          <w:i w:val="0"/>
          <w:iCs w:val="0"/>
          <w:smallCaps w:val="0"/>
          <w:strike w:val="0"/>
          <w:color w:val="222222"/>
          <w:sz w:val="56"/>
          <w:szCs w:val="56"/>
          <w:u w:val="none"/>
          <w:shd w:fill="auto" w:val="clear"/>
          <w:vertAlign w:val="baseline"/>
          <w:rtl w:val="0"/>
        </w:rPr>
        <w:t xml:space="preserve">Game audio</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Game show audio - </w:t>
        <w:br w:type="textWrapping"/>
      </w:r>
      <w:hyperlink r:id="rId38">
        <w:r w:rsidDel="00000000" w:rsidR="00000000" w:rsidRPr="00000000">
          <w:rPr>
            <w:color w:val="1155cc"/>
            <w:u w:val="single"/>
            <w:rtl w:val="0"/>
          </w:rPr>
          <w:t xml:space="preserve">https://drive.google.com/drive/folders/1oGPkVDNpbTN1eB4xF6jzSUefN78qhcKc?usp=sharing</w:t>
        </w:r>
      </w:hyperlink>
      <w:r w:rsidDel="00000000" w:rsidR="00000000" w:rsidRPr="00000000">
        <w:rPr>
          <w:rtl w:val="0"/>
        </w:rPr>
      </w:r>
    </w:p>
    <w:sectPr>
      <w:footerReference r:id="rId3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ti Srivastava" w:id="0" w:date="2026-06-23T20:30:17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@ronell.cabral@jiostar.com need to add the logic for all the answers. Ensure this is added.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check this once again after you've added the reasoning/logic for all the responses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ronell.cabral@jiostar.com_</w:t>
      </w:r>
    </w:p>
  </w:comment>
  <w:comment w:author="Ronell Cabral" w:id="1" w:date="2026-06-25T05:53:27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logic for the answers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color="d9d9d9" w:space="6" w:sz="4" w:val="single"/>
      </w:pBdr>
      <w:tabs>
        <w:tab w:val="right" w:leader="none" w:pos="9360"/>
      </w:tabs>
      <w:rPr/>
    </w:pPr>
    <w:r w:rsidDel="00000000" w:rsidR="00000000" w:rsidRPr="00000000">
      <w:rPr>
        <w:color w:val="6b6b6b"/>
        <w:sz w:val="16"/>
        <w:szCs w:val="16"/>
        <w:rtl w:val="0"/>
      </w:rPr>
      <w:t xml:space="preserve">India Ke Top 1%  ·  Content DocumentPage </w:t>
    </w:r>
    <w:r w:rsidDel="00000000" w:rsidR="00000000" w:rsidRPr="00000000">
      <w:rPr>
        <w:color w:val="6b6b6b"/>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923a" w:space="6"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a1a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60" w:line="240" w:lineRule="auto"/>
      <w:ind w:left="0" w:right="0" w:firstLine="0"/>
      <w:jc w:val="left"/>
    </w:pPr>
    <w:rPr>
      <w:rFonts w:ascii="Arial" w:cs="Arial" w:eastAsia="Arial" w:hAnsi="Arial"/>
      <w:b w:val="1"/>
      <w:bCs w:val="1"/>
      <w:i w:val="0"/>
      <w:iCs w:val="0"/>
      <w:smallCaps w:val="0"/>
      <w:strike w:val="0"/>
      <w:color w:val="3a3a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9.png"/><Relationship Id="rId7" Type="http://schemas.openxmlformats.org/officeDocument/2006/relationships/image" Target="media/image5.jpg"/><Relationship Id="rId8" Type="http://schemas.openxmlformats.org/officeDocument/2006/relationships/image" Target="media/image28.pn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image" Target="media/image18.png"/><Relationship Id="rId33" Type="http://schemas.openxmlformats.org/officeDocument/2006/relationships/image" Target="media/image7.png"/><Relationship Id="rId10" Type="http://schemas.openxmlformats.org/officeDocument/2006/relationships/image" Target="media/image22.png"/><Relationship Id="rId32" Type="http://schemas.openxmlformats.org/officeDocument/2006/relationships/image" Target="media/image11.png"/><Relationship Id="rId13" Type="http://schemas.openxmlformats.org/officeDocument/2006/relationships/image" Target="media/image27.png"/><Relationship Id="rId35" Type="http://schemas.openxmlformats.org/officeDocument/2006/relationships/image" Target="media/image19.png"/><Relationship Id="rId12" Type="http://schemas.openxmlformats.org/officeDocument/2006/relationships/image" Target="media/image26.png"/><Relationship Id="rId34" Type="http://schemas.openxmlformats.org/officeDocument/2006/relationships/image" Target="media/image20.png"/><Relationship Id="rId15" Type="http://schemas.openxmlformats.org/officeDocument/2006/relationships/image" Target="media/image9.png"/><Relationship Id="rId37" Type="http://schemas.openxmlformats.org/officeDocument/2006/relationships/footer" Target="footer2.xml"/><Relationship Id="rId14" Type="http://schemas.openxmlformats.org/officeDocument/2006/relationships/image" Target="media/image25.png"/><Relationship Id="rId36" Type="http://schemas.openxmlformats.org/officeDocument/2006/relationships/footer" Target="footer1.xml"/><Relationship Id="rId17" Type="http://schemas.openxmlformats.org/officeDocument/2006/relationships/image" Target="media/image1.png"/><Relationship Id="rId39" Type="http://schemas.openxmlformats.org/officeDocument/2006/relationships/footer" Target="footer3.xml"/><Relationship Id="rId16" Type="http://schemas.openxmlformats.org/officeDocument/2006/relationships/image" Target="media/image24.png"/><Relationship Id="rId38" Type="http://schemas.openxmlformats.org/officeDocument/2006/relationships/hyperlink" Target="https://drive.google.com/drive/folders/1oGPkVDNpbTN1eB4xF6jzSUefN78qhcKc?usp=sharing" TargetMode="External"/><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